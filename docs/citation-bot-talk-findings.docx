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07BA" w14:textId="6A023767" w:rsidR="003C4B63" w:rsidRPr="00F6138C" w:rsidRDefault="003C4B63">
      <w:pPr>
        <w:rPr>
          <w:rFonts w:ascii="Calibri" w:hAnsi="Calibri"/>
          <w:b/>
          <w:sz w:val="40"/>
          <w:lang w:val="en-US"/>
        </w:rPr>
      </w:pPr>
      <w:r w:rsidRPr="00F6138C">
        <w:rPr>
          <w:rFonts w:ascii="Calibri" w:hAnsi="Calibri"/>
          <w:b/>
          <w:sz w:val="40"/>
          <w:lang w:val="en-US"/>
        </w:rPr>
        <w:t>Citation Bot Talk-Page Findings</w:t>
      </w:r>
    </w:p>
    <w:p w14:paraId="128D9B7B" w14:textId="5D9289BC" w:rsidR="003C4B63" w:rsidRPr="00F6138C" w:rsidRDefault="003C4B63">
      <w:pPr>
        <w:rPr>
          <w:rFonts w:ascii="Calibri" w:hAnsi="Calibri"/>
          <w:i/>
          <w:sz w:val="22"/>
          <w:lang w:val="en-US"/>
        </w:rPr>
      </w:pPr>
      <w:r w:rsidRPr="00F6138C">
        <w:rPr>
          <w:rFonts w:ascii="Calibri" w:hAnsi="Calibri"/>
          <w:i/>
          <w:sz w:val="22"/>
          <w:lang w:val="en-US"/>
        </w:rPr>
        <w:t>Manual verification worksheet | Snapshot: 22 September 2026</w:t>
      </w:r>
    </w:p>
    <w:p w14:paraId="70295733" w14:textId="7D033BE8" w:rsidR="003C4B63" w:rsidRPr="00F6138C" w:rsidRDefault="003C4B63">
      <w:pPr>
        <w:rPr>
          <w:rFonts w:ascii="Calibri" w:hAnsi="Calibri"/>
          <w:sz w:val="18"/>
          <w:lang w:val="en-US"/>
        </w:rPr>
      </w:pPr>
      <w:r w:rsidRPr="00F6138C">
        <w:rPr>
          <w:rFonts w:ascii="Calibri" w:hAnsi="Calibri"/>
          <w:sz w:val="18"/>
          <w:lang w:val="en-US"/>
        </w:rPr>
        <w:t xml:space="preserve">Scope: current unarchived User </w:t>
      </w:r>
      <w:proofErr w:type="spellStart"/>
      <w:proofErr w:type="gramStart"/>
      <w:r w:rsidRPr="00F6138C">
        <w:rPr>
          <w:rFonts w:ascii="Calibri" w:hAnsi="Calibri"/>
          <w:sz w:val="18"/>
          <w:lang w:val="en-US"/>
        </w:rPr>
        <w:t>talk:Citation</w:t>
      </w:r>
      <w:proofErr w:type="spellEnd"/>
      <w:proofErr w:type="gramEnd"/>
      <w:r w:rsidRPr="00F6138C">
        <w:rPr>
          <w:rFonts w:ascii="Calibri" w:hAnsi="Calibri"/>
          <w:sz w:val="18"/>
          <w:lang w:val="en-US"/>
        </w:rPr>
        <w:t xml:space="preserve"> bot only. Code: upstream/master f5125dc75. Use final column for your manual result.</w:t>
      </w:r>
    </w:p>
    <w:p w14:paraId="1EEC8D5A" w14:textId="77777777" w:rsidR="003C4B63" w:rsidRPr="00F6138C" w:rsidRDefault="003C4B63">
      <w:pPr>
        <w:rPr>
          <w:rFonts w:ascii="Calibri" w:hAnsi="Calibri"/>
          <w:sz w:val="18"/>
          <w:lang w:val="en-US"/>
        </w:rPr>
      </w:pPr>
    </w:p>
    <w:p w14:paraId="77BB23D2" w14:textId="615A2C58" w:rsidR="003C4B63" w:rsidRDefault="003C4B63"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Report </w:t>
      </w:r>
      <w:proofErr w:type="spellStart"/>
      <w:r>
        <w:rPr>
          <w:rFonts w:ascii="Calibri" w:hAnsi="Calibri"/>
          <w:b/>
          <w:sz w:val="28"/>
        </w:rPr>
        <w:t>Worksheet</w:t>
      </w:r>
      <w:proofErr w:type="spellEnd"/>
    </w:p>
    <w:tbl>
      <w:tblPr>
        <w:tblW w:w="40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3"/>
        <w:gridCol w:w="3834"/>
        <w:gridCol w:w="1466"/>
        <w:gridCol w:w="5113"/>
      </w:tblGrid>
      <w:tr w:rsidR="00F6138C" w:rsidRPr="003C4B63" w14:paraId="086FFC6B" w14:textId="77777777" w:rsidTr="00F6138C">
        <w:tc>
          <w:tcPr>
            <w:tcW w:w="1159" w:type="pct"/>
          </w:tcPr>
          <w:p w14:paraId="5074EC15" w14:textId="6D8C0B9A" w:rsidR="00F6138C" w:rsidRPr="003C4B63" w:rsidRDefault="00F6138C">
            <w:pPr>
              <w:rPr>
                <w:rFonts w:ascii="Calibri" w:hAnsi="Calibri" w:cs="Calibri"/>
                <w:b/>
                <w:sz w:val="16"/>
              </w:rPr>
            </w:pPr>
            <w:r w:rsidRPr="003C4B63">
              <w:rPr>
                <w:rFonts w:ascii="Calibri" w:hAnsi="Calibri" w:cs="Calibri"/>
                <w:b/>
                <w:sz w:val="16"/>
              </w:rPr>
              <w:t>#</w:t>
            </w:r>
          </w:p>
        </w:tc>
        <w:tc>
          <w:tcPr>
            <w:tcW w:w="1521" w:type="pct"/>
          </w:tcPr>
          <w:p w14:paraId="3091AF08" w14:textId="30A606B6" w:rsidR="00F6138C" w:rsidRPr="003C4B63" w:rsidRDefault="00F6138C">
            <w:pPr>
              <w:rPr>
                <w:rFonts w:ascii="Calibri" w:hAnsi="Calibri" w:cs="Calibri"/>
                <w:b/>
                <w:sz w:val="16"/>
              </w:rPr>
            </w:pPr>
            <w:r w:rsidRPr="003C4B63">
              <w:rPr>
                <w:rFonts w:ascii="Calibri" w:hAnsi="Calibri" w:cs="Calibri"/>
                <w:b/>
                <w:sz w:val="16"/>
              </w:rPr>
              <w:t xml:space="preserve">Report </w:t>
            </w:r>
            <w:proofErr w:type="spellStart"/>
            <w:r w:rsidRPr="003C4B63">
              <w:rPr>
                <w:rFonts w:ascii="Calibri" w:hAnsi="Calibri" w:cs="Calibri"/>
                <w:b/>
                <w:sz w:val="16"/>
              </w:rPr>
              <w:t>and</w:t>
            </w:r>
            <w:proofErr w:type="spellEnd"/>
            <w:r w:rsidRPr="003C4B63">
              <w:rPr>
                <w:rFonts w:ascii="Calibri" w:hAnsi="Calibri" w:cs="Calibri"/>
                <w:b/>
                <w:sz w:val="16"/>
              </w:rPr>
              <w:t xml:space="preserve"> </w:t>
            </w:r>
            <w:proofErr w:type="spellStart"/>
            <w:r w:rsidRPr="003C4B63">
              <w:rPr>
                <w:rFonts w:ascii="Calibri" w:hAnsi="Calibri" w:cs="Calibri"/>
                <w:b/>
                <w:sz w:val="16"/>
              </w:rPr>
              <w:t>evidence</w:t>
            </w:r>
            <w:proofErr w:type="spellEnd"/>
          </w:p>
        </w:tc>
        <w:tc>
          <w:tcPr>
            <w:tcW w:w="1159" w:type="pct"/>
          </w:tcPr>
          <w:p w14:paraId="5FF491BB" w14:textId="6C5C4004" w:rsidR="00F6138C" w:rsidRPr="003C4B63" w:rsidRDefault="00F6138C">
            <w:pPr>
              <w:rPr>
                <w:rFonts w:ascii="Calibri" w:hAnsi="Calibri" w:cs="Calibri"/>
                <w:b/>
                <w:sz w:val="16"/>
              </w:rPr>
            </w:pPr>
            <w:proofErr w:type="spellStart"/>
            <w:r w:rsidRPr="003C4B63">
              <w:rPr>
                <w:rFonts w:ascii="Calibri" w:hAnsi="Calibri" w:cs="Calibri"/>
                <w:b/>
                <w:sz w:val="16"/>
              </w:rPr>
              <w:t>Provisional</w:t>
            </w:r>
            <w:proofErr w:type="spellEnd"/>
            <w:r w:rsidRPr="003C4B63">
              <w:rPr>
                <w:rFonts w:ascii="Calibri" w:hAnsi="Calibri" w:cs="Calibri"/>
                <w:b/>
                <w:sz w:val="16"/>
              </w:rPr>
              <w:t xml:space="preserve"> </w:t>
            </w:r>
            <w:proofErr w:type="spellStart"/>
            <w:r w:rsidRPr="003C4B63">
              <w:rPr>
                <w:rFonts w:ascii="Calibri" w:hAnsi="Calibri" w:cs="Calibri"/>
                <w:b/>
                <w:sz w:val="16"/>
              </w:rPr>
              <w:t>result</w:t>
            </w:r>
            <w:proofErr w:type="spellEnd"/>
          </w:p>
        </w:tc>
        <w:tc>
          <w:tcPr>
            <w:tcW w:w="1161" w:type="pct"/>
          </w:tcPr>
          <w:p w14:paraId="23E7A349" w14:textId="637DB392" w:rsidR="00F6138C" w:rsidRPr="003C4B63" w:rsidRDefault="00F6138C">
            <w:pPr>
              <w:rPr>
                <w:rFonts w:ascii="Calibri" w:hAnsi="Calibri" w:cs="Calibri"/>
                <w:b/>
                <w:sz w:val="16"/>
              </w:rPr>
            </w:pPr>
            <w:proofErr w:type="spellStart"/>
            <w:proofErr w:type="gramStart"/>
            <w:r w:rsidRPr="003C4B63">
              <w:rPr>
                <w:rFonts w:ascii="Calibri" w:hAnsi="Calibri" w:cs="Calibri"/>
                <w:b/>
                <w:sz w:val="16"/>
              </w:rPr>
              <w:t>Notes</w:t>
            </w:r>
            <w:proofErr w:type="spellEnd"/>
            <w:r w:rsidRPr="003C4B63">
              <w:rPr>
                <w:rFonts w:ascii="Calibri" w:hAnsi="Calibri" w:cs="Calibri"/>
                <w:b/>
                <w:sz w:val="16"/>
              </w:rPr>
              <w:t xml:space="preserve"> /</w:t>
            </w:r>
            <w:proofErr w:type="gramEnd"/>
            <w:r w:rsidRPr="003C4B63">
              <w:rPr>
                <w:rFonts w:ascii="Calibri" w:hAnsi="Calibri" w:cs="Calibri"/>
                <w:b/>
                <w:sz w:val="16"/>
              </w:rPr>
              <w:t xml:space="preserve"> </w:t>
            </w:r>
            <w:proofErr w:type="spellStart"/>
            <w:r w:rsidRPr="003C4B63">
              <w:rPr>
                <w:rFonts w:ascii="Calibri" w:hAnsi="Calibri" w:cs="Calibri"/>
                <w:b/>
                <w:sz w:val="16"/>
              </w:rPr>
              <w:t>final</w:t>
            </w:r>
            <w:proofErr w:type="spellEnd"/>
            <w:r w:rsidRPr="003C4B63">
              <w:rPr>
                <w:rFonts w:ascii="Calibri" w:hAnsi="Calibri" w:cs="Calibri"/>
                <w:b/>
                <w:sz w:val="16"/>
              </w:rPr>
              <w:t xml:space="preserve"> </w:t>
            </w:r>
            <w:proofErr w:type="spellStart"/>
            <w:r w:rsidRPr="003C4B63">
              <w:rPr>
                <w:rFonts w:ascii="Calibri" w:hAnsi="Calibri" w:cs="Calibri"/>
                <w:b/>
                <w:sz w:val="16"/>
              </w:rPr>
              <w:t>result</w:t>
            </w:r>
            <w:proofErr w:type="spellEnd"/>
          </w:p>
        </w:tc>
      </w:tr>
      <w:tr w:rsidR="00F6138C" w:rsidRPr="003C4B63" w14:paraId="49506009" w14:textId="77777777" w:rsidTr="00F6138C">
        <w:tc>
          <w:tcPr>
            <w:tcW w:w="1159" w:type="pct"/>
          </w:tcPr>
          <w:p w14:paraId="4B3340A1" w14:textId="685EE3AB" w:rsidR="00F6138C" w:rsidRPr="003C4B63" w:rsidRDefault="00F6138C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1</w:t>
            </w:r>
          </w:p>
        </w:tc>
        <w:tc>
          <w:tcPr>
            <w:tcW w:w="1521" w:type="pct"/>
          </w:tcPr>
          <w:p w14:paraId="08433D54" w14:textId="1B510C16" w:rsidR="00F6138C" w:rsidRPr="00F6138C" w:rsidRDefault="00F6138C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URL removed (https://en.wikipedia.org/wiki/Special:Diff/1254239468)</w:t>
            </w:r>
          </w:p>
        </w:tc>
        <w:tc>
          <w:tcPr>
            <w:tcW w:w="1159" w:type="pct"/>
          </w:tcPr>
          <w:p w14:paraId="16947504" w14:textId="0F49703A" w:rsidR="00F6138C" w:rsidRPr="00F6138C" w:rsidRDefault="00F6138C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STILL REPRODUCES: Amazon/Library Journal cite web becomes cite book and loses the URL.</w:t>
            </w:r>
          </w:p>
        </w:tc>
        <w:tc>
          <w:tcPr>
            <w:tcW w:w="1161" w:type="pct"/>
          </w:tcPr>
          <w:p w14:paraId="0C37875B" w14:textId="0C1C4255" w:rsidR="00F6138C" w:rsidRPr="003C4B63" w:rsidRDefault="00F6138C">
            <w:pPr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 w:rsidR="001B65A2">
              <w:rPr>
                <w:rFonts w:ascii="Calibri" w:hAnsi="Calibri" w:cs="Calibri"/>
                <w:sz w:val="16"/>
                <w:lang w:val="en-US"/>
              </w:rPr>
              <w:t xml:space="preserve"> same</w:t>
            </w:r>
          </w:p>
        </w:tc>
      </w:tr>
      <w:tr w:rsidR="00F6138C" w:rsidRPr="00F6138C" w14:paraId="5E79DB89" w14:textId="77777777" w:rsidTr="00F6138C">
        <w:tc>
          <w:tcPr>
            <w:tcW w:w="1159" w:type="pct"/>
          </w:tcPr>
          <w:p w14:paraId="2B811908" w14:textId="67AD89CE" w:rsidR="00F6138C" w:rsidRPr="003C4B63" w:rsidRDefault="00F6138C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2</w:t>
            </w:r>
          </w:p>
        </w:tc>
        <w:tc>
          <w:tcPr>
            <w:tcW w:w="1521" w:type="pct"/>
          </w:tcPr>
          <w:p w14:paraId="12AA00A1" w14:textId="078C8D1D" w:rsidR="00F6138C" w:rsidRPr="00F6138C" w:rsidRDefault="00F6138C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author/first → last/first (https://en.wikipedia.org/wiki/Special:Diff/1257568538)</w:t>
            </w:r>
          </w:p>
        </w:tc>
        <w:tc>
          <w:tcPr>
            <w:tcW w:w="1159" w:type="pct"/>
          </w:tcPr>
          <w:p w14:paraId="1EE6E739" w14:textId="360E4CE1" w:rsidR="00F6138C" w:rsidRPr="00F6138C" w:rsidRDefault="00F6138C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NOT REPRODUCED: four exact book examples remained unchanged.</w:t>
            </w:r>
          </w:p>
        </w:tc>
        <w:tc>
          <w:tcPr>
            <w:tcW w:w="1161" w:type="pct"/>
          </w:tcPr>
          <w:p w14:paraId="3087A2B6" w14:textId="38E21CED" w:rsidR="00F6138C" w:rsidRPr="00F6138C" w:rsidRDefault="00F6138C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No changes made, therefore s</w:t>
            </w:r>
            <w:r>
              <w:rPr>
                <w:rFonts w:ascii="Calibri" w:hAnsi="Calibri" w:cs="Calibri"/>
                <w:sz w:val="16"/>
                <w:lang w:val="en-US"/>
              </w:rPr>
              <w:t>hould be implemented</w:t>
            </w:r>
          </w:p>
        </w:tc>
      </w:tr>
      <w:tr w:rsidR="00F6138C" w:rsidRPr="003C4B63" w14:paraId="0E7D755D" w14:textId="77777777" w:rsidTr="00F6138C">
        <w:tc>
          <w:tcPr>
            <w:tcW w:w="1159" w:type="pct"/>
          </w:tcPr>
          <w:p w14:paraId="7150AB20" w14:textId="455C05C2" w:rsidR="00F6138C" w:rsidRPr="003C4B63" w:rsidRDefault="00F6138C" w:rsidP="00F6138C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4</w:t>
            </w:r>
          </w:p>
        </w:tc>
        <w:tc>
          <w:tcPr>
            <w:tcW w:w="1521" w:type="pct"/>
          </w:tcPr>
          <w:p w14:paraId="3EC1EC54" w14:textId="7655B093" w:rsidR="00F6138C" w:rsidRPr="00F6138C" w:rsidRDefault="00F6138C" w:rsidP="00F6138C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Amazon link bug (https://en.wikipedia.org/wiki/Special:Diff/1263465110), second example (https://en.wikipedia.org/wiki/Special:Diff/1265696226)</w:t>
            </w:r>
          </w:p>
        </w:tc>
        <w:tc>
          <w:tcPr>
            <w:tcW w:w="1159" w:type="pct"/>
          </w:tcPr>
          <w:p w14:paraId="3094162D" w14:textId="5063F415" w:rsidR="00F6138C" w:rsidRPr="00F6138C" w:rsidRDefault="00F6138C" w:rsidP="00F6138C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STILL REPRODUCES: both Amazon sources become book citations and lose the URL.</w:t>
            </w:r>
          </w:p>
        </w:tc>
        <w:tc>
          <w:tcPr>
            <w:tcW w:w="1161" w:type="pct"/>
          </w:tcPr>
          <w:p w14:paraId="3C651FB0" w14:textId="3956F9D0" w:rsidR="00F6138C" w:rsidRPr="003C4B63" w:rsidRDefault="00F6138C" w:rsidP="00F6138C">
            <w:pPr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 w:rsidR="001B65A2">
              <w:rPr>
                <w:rFonts w:ascii="Calibri" w:hAnsi="Calibri" w:cs="Calibri"/>
                <w:sz w:val="16"/>
                <w:lang w:val="en-US"/>
              </w:rPr>
              <w:t xml:space="preserve"> same</w:t>
            </w:r>
          </w:p>
        </w:tc>
      </w:tr>
      <w:tr w:rsidR="001B65A2" w:rsidRPr="003C4B63" w14:paraId="606B38CB" w14:textId="77777777" w:rsidTr="00F6138C">
        <w:tc>
          <w:tcPr>
            <w:tcW w:w="1159" w:type="pct"/>
          </w:tcPr>
          <w:p w14:paraId="7E0C1CC4" w14:textId="46D6F3B6" w:rsidR="001B65A2" w:rsidRPr="003C4B63" w:rsidRDefault="001B65A2" w:rsidP="001B65A2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5</w:t>
            </w:r>
          </w:p>
        </w:tc>
        <w:tc>
          <w:tcPr>
            <w:tcW w:w="1521" w:type="pct"/>
          </w:tcPr>
          <w:p w14:paraId="31B87CF2" w14:textId="3F507019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conference → journal (https://en.wikipedia.org/wiki/Special:Diff/1268341479)</w:t>
            </w:r>
          </w:p>
        </w:tc>
        <w:tc>
          <w:tcPr>
            <w:tcW w:w="1159" w:type="pct"/>
          </w:tcPr>
          <w:p w14:paraId="0D9E1F91" w14:textId="0BE946E7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NOT REPRODUCED for the exact pre-bot citation.</w:t>
            </w:r>
          </w:p>
        </w:tc>
        <w:tc>
          <w:tcPr>
            <w:tcW w:w="1161" w:type="pct"/>
          </w:tcPr>
          <w:p w14:paraId="226D9148" w14:textId="484C137F" w:rsidR="001B65A2" w:rsidRPr="003C4B63" w:rsidRDefault="001B65A2" w:rsidP="001B65A2">
            <w:pPr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same</w:t>
            </w:r>
          </w:p>
        </w:tc>
      </w:tr>
      <w:tr w:rsidR="001B65A2" w:rsidRPr="001B65A2" w14:paraId="4569AF42" w14:textId="77777777" w:rsidTr="00F6138C">
        <w:tc>
          <w:tcPr>
            <w:tcW w:w="1159" w:type="pct"/>
          </w:tcPr>
          <w:p w14:paraId="0C6EA216" w14:textId="4D7BDF1F" w:rsidR="001B65A2" w:rsidRPr="003C4B63" w:rsidRDefault="001B65A2" w:rsidP="001B65A2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6</w:t>
            </w:r>
          </w:p>
        </w:tc>
        <w:tc>
          <w:tcPr>
            <w:tcW w:w="1521" w:type="pct"/>
          </w:tcPr>
          <w:p w14:paraId="0B4CCD68" w14:textId="242B92BD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half-assed cite web → cite journal (https://en.wikipedia.org/wiki/Special:Diff/1271282424)</w:t>
            </w:r>
          </w:p>
        </w:tc>
        <w:tc>
          <w:tcPr>
            <w:tcW w:w="1159" w:type="pct"/>
          </w:tcPr>
          <w:p w14:paraId="1C70D717" w14:textId="36A91468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DIFFERENT RESULT: leaves cite web and adds DOI.</w:t>
            </w:r>
          </w:p>
        </w:tc>
        <w:tc>
          <w:tcPr>
            <w:tcW w:w="1161" w:type="pct"/>
          </w:tcPr>
          <w:p w14:paraId="637CCA4C" w14:textId="58722177" w:rsidR="001B65A2" w:rsidRPr="001B65A2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changes to cite journal and adds </w:t>
            </w:r>
            <w:proofErr w:type="spellStart"/>
            <w:r>
              <w:rPr>
                <w:rFonts w:ascii="Calibri" w:hAnsi="Calibri" w:cs="Calibri"/>
                <w:sz w:val="16"/>
                <w:lang w:val="en-US"/>
              </w:rPr>
              <w:t>doi</w:t>
            </w:r>
            <w:proofErr w:type="spellEnd"/>
          </w:p>
        </w:tc>
      </w:tr>
      <w:tr w:rsidR="001B65A2" w:rsidRPr="001B65A2" w14:paraId="6FFB677F" w14:textId="77777777" w:rsidTr="00F6138C">
        <w:tc>
          <w:tcPr>
            <w:tcW w:w="1159" w:type="pct"/>
          </w:tcPr>
          <w:p w14:paraId="0275552A" w14:textId="5846A31F" w:rsidR="001B65A2" w:rsidRPr="003C4B63" w:rsidRDefault="001B65A2" w:rsidP="001B65A2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lastRenderedPageBreak/>
              <w:t>7</w:t>
            </w:r>
          </w:p>
        </w:tc>
        <w:tc>
          <w:tcPr>
            <w:tcW w:w="1521" w:type="pct"/>
          </w:tcPr>
          <w:p w14:paraId="6A50EC18" w14:textId="28ECBFD8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IAU Circular / CBET fields (https://en.wikipedia.org/wiki/Special:Diff/1273942491)</w:t>
            </w:r>
          </w:p>
        </w:tc>
        <w:tc>
          <w:tcPr>
            <w:tcW w:w="1159" w:type="pct"/>
          </w:tcPr>
          <w:p w14:paraId="3D7E4BA2" w14:textId="1D88844F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LIKELY FIXED: tested volume becomes issue.</w:t>
            </w:r>
          </w:p>
        </w:tc>
        <w:tc>
          <w:tcPr>
            <w:tcW w:w="1161" w:type="pct"/>
          </w:tcPr>
          <w:p w14:paraId="7422A406" w14:textId="2CD9C73D" w:rsidR="001B65A2" w:rsidRPr="001B65A2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1B65A2">
              <w:rPr>
                <w:rFonts w:ascii="Calibri" w:hAnsi="Calibri" w:cs="Calibri"/>
                <w:sz w:val="16"/>
                <w:lang w:val="en-US"/>
              </w:rPr>
              <w:t>Central Bureau Electronic Telegrams</w:t>
            </w:r>
            <w:r w:rsidRPr="001B65A2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gramStart"/>
            <w:r w:rsidRPr="001B65A2">
              <w:rPr>
                <w:rFonts w:ascii="Calibri" w:hAnsi="Calibri" w:cs="Calibri"/>
                <w:sz w:val="16"/>
                <w:lang w:val="en-US"/>
              </w:rPr>
              <w:t>f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ixed,  </w:t>
            </w:r>
            <w:r w:rsidRPr="001B65A2">
              <w:rPr>
                <w:rFonts w:ascii="Calibri" w:hAnsi="Calibri" w:cs="Calibri"/>
                <w:sz w:val="16"/>
                <w:lang w:val="en-US"/>
              </w:rPr>
              <w:t>IAU</w:t>
            </w:r>
            <w:proofErr w:type="gramEnd"/>
            <w:r w:rsidRPr="001B65A2">
              <w:rPr>
                <w:rFonts w:ascii="Calibri" w:hAnsi="Calibri" w:cs="Calibri"/>
                <w:sz w:val="16"/>
                <w:lang w:val="en-US"/>
              </w:rPr>
              <w:t xml:space="preserve"> Circular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not corrected to issue if volume is present, but correctly ads as issue if neither is present. </w:t>
            </w:r>
            <w:r w:rsidRPr="001B65A2">
              <w:rPr>
                <w:rFonts w:ascii="Calibri" w:hAnsi="Calibri" w:cs="Calibri"/>
                <w:sz w:val="16"/>
                <w:lang w:val="en-US"/>
              </w:rPr>
              <w:t>IAU Circular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article / page number not corrected / added</w:t>
            </w:r>
          </w:p>
        </w:tc>
      </w:tr>
      <w:tr w:rsidR="001B65A2" w:rsidRPr="00D273CA" w14:paraId="42558F2B" w14:textId="77777777" w:rsidTr="00F6138C">
        <w:tc>
          <w:tcPr>
            <w:tcW w:w="1159" w:type="pct"/>
          </w:tcPr>
          <w:p w14:paraId="1ABE73F1" w14:textId="0D3FD479" w:rsidR="001B65A2" w:rsidRPr="003C4B63" w:rsidRDefault="001B65A2" w:rsidP="001B65A2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8</w:t>
            </w:r>
          </w:p>
        </w:tc>
        <w:tc>
          <w:tcPr>
            <w:tcW w:w="1521" w:type="pct"/>
          </w:tcPr>
          <w:p w14:paraId="1772A152" w14:textId="64C6CDE4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Current Topics series (https://en.wikipedia.org/wiki/Special:Diff/1275415131), follow-up (https://en.wikipedia.org/wiki/Special:Diff/1276392179)</w:t>
            </w:r>
          </w:p>
        </w:tc>
        <w:tc>
          <w:tcPr>
            <w:tcW w:w="1159" w:type="pct"/>
          </w:tcPr>
          <w:p w14:paraId="23A3862E" w14:textId="39D59CEA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STILL INCOMPLETE: converts to book but incomplete chapter structure.</w:t>
            </w:r>
          </w:p>
        </w:tc>
        <w:tc>
          <w:tcPr>
            <w:tcW w:w="1161" w:type="pct"/>
          </w:tcPr>
          <w:p w14:paraId="0CEB84E2" w14:textId="3D118CC3" w:rsidR="001B65A2" w:rsidRPr="00D273CA" w:rsidRDefault="00D273CA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D273CA">
              <w:rPr>
                <w:rFonts w:ascii="Calibri" w:hAnsi="Calibri" w:cs="Calibri"/>
                <w:sz w:val="16"/>
                <w:lang w:val="en-US"/>
              </w:rPr>
              <w:t xml:space="preserve">changes to </w:t>
            </w:r>
            <w:proofErr w:type="spellStart"/>
            <w:r>
              <w:rPr>
                <w:rFonts w:ascii="Calibri" w:hAnsi="Calibri" w:cs="Calibri"/>
                <w:sz w:val="16"/>
                <w:lang w:val="en-US"/>
              </w:rPr>
              <w:t>citebook</w:t>
            </w:r>
            <w:proofErr w:type="spellEnd"/>
            <w:r>
              <w:rPr>
                <w:rFonts w:ascii="Calibri" w:hAnsi="Calibri" w:cs="Calibri"/>
                <w:sz w:val="16"/>
                <w:lang w:val="en-US"/>
              </w:rPr>
              <w:t xml:space="preserve"> but </w:t>
            </w:r>
            <w:proofErr w:type="gramStart"/>
            <w:r>
              <w:rPr>
                <w:rFonts w:ascii="Calibri" w:hAnsi="Calibri" w:cs="Calibri"/>
                <w:sz w:val="16"/>
                <w:lang w:val="en-US"/>
              </w:rPr>
              <w:t xml:space="preserve">causes </w:t>
            </w:r>
            <w:r w:rsidRPr="00D273CA">
              <w:rPr>
                <w:rFonts w:ascii="Calibri" w:hAnsi="Calibri" w:cs="Calibri"/>
                <w:sz w:val="16"/>
                <w:lang w:val="en-US"/>
              </w:rPr>
              <w:t> {</w:t>
            </w:r>
            <w:proofErr w:type="gramEnd"/>
            <w:r w:rsidRPr="00D273CA">
              <w:rPr>
                <w:rFonts w:ascii="Calibri" w:hAnsi="Calibri" w:cs="Calibri"/>
                <w:sz w:val="16"/>
                <w:lang w:val="en-US"/>
              </w:rPr>
              <w:t>{</w:t>
            </w:r>
            <w:hyperlink r:id="rId5" w:tooltip="Template:Cite book" w:history="1">
              <w:r w:rsidRPr="00D273CA">
                <w:rPr>
                  <w:rStyle w:val="Hyperlink"/>
                  <w:rFonts w:ascii="Calibri" w:hAnsi="Calibri" w:cs="Calibri"/>
                  <w:sz w:val="16"/>
                  <w:lang w:val="en-US"/>
                </w:rPr>
                <w:t>cite book</w:t>
              </w:r>
            </w:hyperlink>
            <w:r w:rsidRPr="00D273CA">
              <w:rPr>
                <w:rFonts w:ascii="Calibri" w:hAnsi="Calibri" w:cs="Calibri"/>
                <w:sz w:val="16"/>
                <w:lang w:val="en-US"/>
              </w:rPr>
              <w:t>}}: |journal= ignored </w:t>
            </w:r>
            <w:r>
              <w:rPr>
                <w:rFonts w:ascii="Calibri" w:hAnsi="Calibri" w:cs="Calibri"/>
                <w:sz w:val="16"/>
                <w:lang w:val="en-US"/>
              </w:rPr>
              <w:br/>
              <w:t>does not change title / chapter</w:t>
            </w:r>
          </w:p>
        </w:tc>
      </w:tr>
      <w:tr w:rsidR="001B65A2" w:rsidRPr="00D2000A" w14:paraId="626B33C2" w14:textId="77777777" w:rsidTr="00F6138C">
        <w:tc>
          <w:tcPr>
            <w:tcW w:w="1159" w:type="pct"/>
          </w:tcPr>
          <w:p w14:paraId="350344B4" w14:textId="526B3E5A" w:rsidR="001B65A2" w:rsidRPr="003C4B63" w:rsidRDefault="001B65A2" w:rsidP="001B65A2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10</w:t>
            </w:r>
          </w:p>
        </w:tc>
        <w:tc>
          <w:tcPr>
            <w:tcW w:w="1521" w:type="pct"/>
          </w:tcPr>
          <w:p w14:paraId="596F8CA0" w14:textId="7743EE84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incorrect HDL (https://en.wikipedia.org/wiki/Special:Diff/1302363847)</w:t>
            </w:r>
          </w:p>
        </w:tc>
        <w:tc>
          <w:tcPr>
            <w:tcW w:w="1159" w:type="pct"/>
          </w:tcPr>
          <w:p w14:paraId="2772C1CC" w14:textId="04222668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NOT REPRODUCED: no unrelated HDL added.</w:t>
            </w:r>
          </w:p>
        </w:tc>
        <w:tc>
          <w:tcPr>
            <w:tcW w:w="1161" w:type="pct"/>
          </w:tcPr>
          <w:p w14:paraId="071D8FA2" w14:textId="77777777" w:rsidR="00D2000A" w:rsidRPr="00D2000A" w:rsidRDefault="00D2000A" w:rsidP="00D2000A">
            <w:pPr>
              <w:rPr>
                <w:rFonts w:ascii="Calibri" w:hAnsi="Calibri" w:cs="Calibri"/>
                <w:sz w:val="16"/>
                <w:lang w:val="en-US"/>
              </w:rPr>
            </w:pPr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proofErr w:type="spellStart"/>
            <w:r w:rsidRPr="00D2000A">
              <w:rPr>
                <w:rFonts w:ascii="Calibri" w:hAnsi="Calibri" w:cs="Calibri"/>
                <w:sz w:val="16"/>
                <w:lang w:val="en-US"/>
              </w:rPr>
              <w:t>unrleated</w:t>
            </w:r>
            <w:proofErr w:type="spell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HDL added </w:t>
            </w:r>
            <w:r w:rsidRPr="00D2000A">
              <w:rPr>
                <w:rFonts w:ascii="Calibri" w:hAnsi="Calibri" w:cs="Calibri"/>
                <w:sz w:val="16"/>
              </w:rPr>
              <w:sym w:font="Wingdings" w:char="F0E0"/>
            </w:r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HDL is for </w:t>
            </w:r>
            <w:proofErr w:type="spellStart"/>
            <w:r w:rsidRPr="00D2000A">
              <w:rPr>
                <w:rFonts w:ascii="Calibri" w:hAnsi="Calibri" w:cs="Calibri"/>
                <w:sz w:val="16"/>
                <w:lang w:val="en-US"/>
              </w:rPr>
              <w:t>Publicación</w:t>
            </w:r>
            <w:proofErr w:type="spell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: </w:t>
            </w:r>
          </w:p>
          <w:p w14:paraId="141BEC35" w14:textId="77777777" w:rsidR="00D2000A" w:rsidRPr="00D2000A" w:rsidRDefault="00D2000A" w:rsidP="00D2000A">
            <w:pPr>
              <w:rPr>
                <w:rFonts w:ascii="Calibri" w:hAnsi="Calibri" w:cs="Calibri"/>
                <w:sz w:val="16"/>
                <w:lang w:val="en-US"/>
              </w:rPr>
            </w:pPr>
            <w:proofErr w:type="spellStart"/>
            <w:r w:rsidRPr="00D2000A">
              <w:rPr>
                <w:rFonts w:ascii="Calibri" w:hAnsi="Calibri" w:cs="Calibri"/>
                <w:sz w:val="16"/>
                <w:lang w:val="en-US"/>
              </w:rPr>
              <w:t>Prevalencia</w:t>
            </w:r>
            <w:proofErr w:type="spell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de </w:t>
            </w:r>
            <w:proofErr w:type="spellStart"/>
            <w:r w:rsidRPr="00D2000A">
              <w:rPr>
                <w:rFonts w:ascii="Calibri" w:hAnsi="Calibri" w:cs="Calibri"/>
                <w:sz w:val="16"/>
                <w:lang w:val="en-US"/>
              </w:rPr>
              <w:t>síntomas</w:t>
            </w:r>
            <w:proofErr w:type="spell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D2000A">
              <w:rPr>
                <w:rFonts w:ascii="Calibri" w:hAnsi="Calibri" w:cs="Calibri"/>
                <w:sz w:val="16"/>
                <w:lang w:val="en-US"/>
              </w:rPr>
              <w:t>depresivos</w:t>
            </w:r>
            <w:proofErr w:type="spell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D2000A">
              <w:rPr>
                <w:rFonts w:ascii="Calibri" w:hAnsi="Calibri" w:cs="Calibri"/>
                <w:sz w:val="16"/>
                <w:lang w:val="en-US"/>
              </w:rPr>
              <w:t>en</w:t>
            </w:r>
            <w:proofErr w:type="spell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dos </w:t>
            </w:r>
            <w:proofErr w:type="spellStart"/>
            <w:r w:rsidRPr="00D2000A">
              <w:rPr>
                <w:rFonts w:ascii="Calibri" w:hAnsi="Calibri" w:cs="Calibri"/>
                <w:sz w:val="16"/>
                <w:lang w:val="en-US"/>
              </w:rPr>
              <w:t>poblaciones</w:t>
            </w:r>
            <w:proofErr w:type="spell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del </w:t>
            </w:r>
            <w:proofErr w:type="spellStart"/>
            <w:r w:rsidRPr="00D2000A">
              <w:rPr>
                <w:rFonts w:ascii="Calibri" w:hAnsi="Calibri" w:cs="Calibri"/>
                <w:sz w:val="16"/>
                <w:lang w:val="en-US"/>
              </w:rPr>
              <w:t>departamento</w:t>
            </w:r>
            <w:proofErr w:type="spell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de Caldas posterior al </w:t>
            </w:r>
            <w:proofErr w:type="spellStart"/>
            <w:r w:rsidRPr="00D2000A">
              <w:rPr>
                <w:rFonts w:ascii="Calibri" w:hAnsi="Calibri" w:cs="Calibri"/>
                <w:sz w:val="16"/>
                <w:lang w:val="en-US"/>
              </w:rPr>
              <w:t>acuerdo</w:t>
            </w:r>
            <w:proofErr w:type="spell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de </w:t>
            </w:r>
            <w:proofErr w:type="spellStart"/>
            <w:proofErr w:type="gramStart"/>
            <w:r w:rsidRPr="00D2000A">
              <w:rPr>
                <w:rFonts w:ascii="Calibri" w:hAnsi="Calibri" w:cs="Calibri"/>
                <w:sz w:val="16"/>
                <w:lang w:val="en-US"/>
              </w:rPr>
              <w:t>paz</w:t>
            </w:r>
            <w:proofErr w:type="spell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,</w:t>
            </w:r>
            <w:proofErr w:type="gramEnd"/>
            <w:r w:rsidRPr="00D2000A">
              <w:rPr>
                <w:rFonts w:ascii="Calibri" w:hAnsi="Calibri" w:cs="Calibri"/>
                <w:sz w:val="16"/>
                <w:lang w:val="en-US"/>
              </w:rPr>
              <w:t xml:space="preserve"> 2020</w:t>
            </w:r>
          </w:p>
          <w:p w14:paraId="1D21C805" w14:textId="04B67938" w:rsidR="00D2000A" w:rsidRPr="009D43EF" w:rsidRDefault="00D2000A" w:rsidP="00D2000A">
            <w:pPr>
              <w:rPr>
                <w:rFonts w:ascii="Calibri" w:hAnsi="Calibri" w:cs="Calibri"/>
                <w:sz w:val="16"/>
                <w:lang w:val="en-US"/>
              </w:rPr>
            </w:pPr>
            <w:proofErr w:type="gramStart"/>
            <w:r>
              <w:rPr>
                <w:rFonts w:ascii="Calibri" w:hAnsi="Calibri" w:cs="Calibri"/>
                <w:sz w:val="16"/>
                <w:lang w:val="en-US"/>
              </w:rPr>
              <w:t>Not</w:t>
            </w:r>
            <w:proofErr w:type="gramEnd"/>
            <w:r w:rsidR="009D43EF">
              <w:rPr>
                <w:rFonts w:ascii="Calibri" w:hAnsi="Calibri" w:cs="Calibri"/>
                <w:sz w:val="16"/>
                <w:lang w:val="en-US"/>
              </w:rPr>
              <w:t>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r w:rsidRPr="00D2000A">
              <w:rPr>
                <w:rFonts w:ascii="Calibri" w:hAnsi="Calibri" w:cs="Calibri"/>
                <w:sz w:val="16"/>
                <w:lang w:val="en-US"/>
              </w:rPr>
              <w:t>A Self-Rating Depression Scale</w:t>
            </w:r>
            <w:r w:rsidR="009D43EF">
              <w:rPr>
                <w:rFonts w:ascii="Calibri" w:hAnsi="Calibri" w:cs="Calibri"/>
                <w:sz w:val="16"/>
                <w:lang w:val="en-US"/>
              </w:rPr>
              <w:t xml:space="preserve"> as from DOI.</w:t>
            </w:r>
            <w:r w:rsidR="009D43EF">
              <w:rPr>
                <w:rFonts w:ascii="Calibri" w:hAnsi="Calibri" w:cs="Calibri"/>
                <w:sz w:val="16"/>
                <w:lang w:val="en-US"/>
              </w:rPr>
              <w:br/>
            </w:r>
            <w:r w:rsidR="009D43EF">
              <w:rPr>
                <w:rFonts w:ascii="Calibri" w:hAnsi="Calibri" w:cs="Calibri"/>
                <w:b/>
                <w:bCs/>
                <w:sz w:val="16"/>
                <w:lang w:val="en-US"/>
              </w:rPr>
              <w:br/>
            </w:r>
            <w:r w:rsidR="009D43EF">
              <w:rPr>
                <w:rFonts w:ascii="Calibri" w:hAnsi="Calibri" w:cs="Calibri"/>
                <w:sz w:val="16"/>
                <w:lang w:val="en-US"/>
              </w:rPr>
              <w:t xml:space="preserve">Further investigation </w:t>
            </w:r>
            <w:proofErr w:type="spellStart"/>
            <w:r w:rsidR="009D43EF">
              <w:rPr>
                <w:rFonts w:ascii="Calibri" w:hAnsi="Calibri" w:cs="Calibri"/>
                <w:sz w:val="16"/>
                <w:lang w:val="en-US"/>
              </w:rPr>
              <w:t>requirerd</w:t>
            </w:r>
            <w:proofErr w:type="spellEnd"/>
          </w:p>
          <w:p w14:paraId="1C8982CA" w14:textId="3403288E" w:rsidR="001B65A2" w:rsidRPr="00D2000A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</w:p>
        </w:tc>
      </w:tr>
      <w:tr w:rsidR="001B65A2" w:rsidRPr="009D43EF" w14:paraId="62E2C195" w14:textId="77777777" w:rsidTr="00F6138C">
        <w:tc>
          <w:tcPr>
            <w:tcW w:w="1159" w:type="pct"/>
          </w:tcPr>
          <w:p w14:paraId="45AD720B" w14:textId="774782AE" w:rsidR="001B65A2" w:rsidRPr="003C4B63" w:rsidRDefault="001B65A2" w:rsidP="001B65A2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11</w:t>
            </w:r>
          </w:p>
        </w:tc>
        <w:tc>
          <w:tcPr>
            <w:tcW w:w="1521" w:type="pct"/>
          </w:tcPr>
          <w:p w14:paraId="29FCDE4C" w14:textId="0D6D35E4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Italic tags (https://en.wikipedia.org/wiki/Special:Diff/1306735547) and three linked examples</w:t>
            </w:r>
          </w:p>
        </w:tc>
        <w:tc>
          <w:tcPr>
            <w:tcW w:w="1159" w:type="pct"/>
          </w:tcPr>
          <w:p w14:paraId="64E8DC54" w14:textId="31B915DD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NOT REPRODUCED; no precise expected output given.</w:t>
            </w:r>
          </w:p>
        </w:tc>
        <w:tc>
          <w:tcPr>
            <w:tcW w:w="1161" w:type="pct"/>
          </w:tcPr>
          <w:p w14:paraId="0646BD8F" w14:textId="6B987A28" w:rsidR="001B65A2" w:rsidRPr="009D43EF" w:rsidRDefault="009D43EF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9D43EF">
              <w:rPr>
                <w:rFonts w:ascii="Calibri" w:hAnsi="Calibri" w:cs="Calibri"/>
                <w:sz w:val="16"/>
                <w:lang w:val="en-US"/>
              </w:rPr>
              <w:t>Feature request, not implemented y</w:t>
            </w:r>
            <w:r>
              <w:rPr>
                <w:rFonts w:ascii="Calibri" w:hAnsi="Calibri" w:cs="Calibri"/>
                <w:sz w:val="16"/>
                <w:lang w:val="en-US"/>
              </w:rPr>
              <w:t>et</w:t>
            </w:r>
          </w:p>
        </w:tc>
      </w:tr>
      <w:tr w:rsidR="001B65A2" w:rsidRPr="009D43EF" w14:paraId="6381CAAA" w14:textId="77777777" w:rsidTr="00F6138C">
        <w:tc>
          <w:tcPr>
            <w:tcW w:w="1159" w:type="pct"/>
          </w:tcPr>
          <w:p w14:paraId="30295888" w14:textId="26D498E5" w:rsidR="001B65A2" w:rsidRPr="003C4B63" w:rsidRDefault="001B65A2" w:rsidP="001B65A2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12</w:t>
            </w:r>
          </w:p>
        </w:tc>
        <w:tc>
          <w:tcPr>
            <w:tcW w:w="1521" w:type="pct"/>
          </w:tcPr>
          <w:p w14:paraId="3D36265C" w14:textId="44FA4E93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volume changed to issue (https://en.wikipedia.org/wiki/Special:Diff/1307257118)</w:t>
            </w:r>
          </w:p>
        </w:tc>
        <w:tc>
          <w:tcPr>
            <w:tcW w:w="1159" w:type="pct"/>
          </w:tcPr>
          <w:p w14:paraId="616A5FCD" w14:textId="51A53EE2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STILL REPRODUCES RELATED DAMAGE: removes volume, retains issue.</w:t>
            </w:r>
          </w:p>
        </w:tc>
        <w:tc>
          <w:tcPr>
            <w:tcW w:w="1161" w:type="pct"/>
          </w:tcPr>
          <w:p w14:paraId="59EC90F4" w14:textId="3253D614" w:rsidR="001B65A2" w:rsidRPr="009D43EF" w:rsidRDefault="009D43EF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9D43EF">
              <w:rPr>
                <w:rFonts w:ascii="Calibri" w:hAnsi="Calibri" w:cs="Calibri"/>
                <w:sz w:val="16"/>
                <w:lang w:val="en-US"/>
              </w:rPr>
              <w:t xml:space="preserve">Still reproduces, </w:t>
            </w:r>
            <w:proofErr w:type="spellStart"/>
            <w:r w:rsidRPr="009D43EF">
              <w:rPr>
                <w:rFonts w:ascii="Calibri" w:hAnsi="Calibri" w:cs="Calibri"/>
                <w:sz w:val="16"/>
                <w:lang w:val="en-US"/>
              </w:rPr>
              <w:t>invetstigation</w:t>
            </w:r>
            <w:proofErr w:type="spellEnd"/>
            <w:r w:rsidRPr="009D43EF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9D43EF">
              <w:rPr>
                <w:rFonts w:ascii="Calibri" w:hAnsi="Calibri" w:cs="Calibri"/>
                <w:sz w:val="16"/>
                <w:lang w:val="en-US"/>
              </w:rPr>
              <w:t>requirerd</w:t>
            </w:r>
            <w:proofErr w:type="spellEnd"/>
            <w:r w:rsidRPr="009D43EF">
              <w:rPr>
                <w:rFonts w:ascii="Calibri" w:hAnsi="Calibri" w:cs="Calibri"/>
                <w:sz w:val="16"/>
                <w:lang w:val="en-US"/>
              </w:rPr>
              <w:t xml:space="preserve"> i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f </w:t>
            </w:r>
            <w:proofErr w:type="spellStart"/>
            <w:r>
              <w:rPr>
                <w:rFonts w:ascii="Calibri" w:hAnsi="Calibri" w:cs="Calibri"/>
                <w:sz w:val="16"/>
                <w:lang w:val="en-US"/>
              </w:rPr>
              <w:t>behaviour</w:t>
            </w:r>
            <w:proofErr w:type="spellEnd"/>
            <w:r>
              <w:rPr>
                <w:rFonts w:ascii="Calibri" w:hAnsi="Calibri" w:cs="Calibri"/>
                <w:sz w:val="16"/>
                <w:lang w:val="en-US"/>
              </w:rPr>
              <w:t xml:space="preserve"> is correct or not</w:t>
            </w:r>
          </w:p>
        </w:tc>
      </w:tr>
      <w:tr w:rsidR="001B65A2" w:rsidRPr="009D43EF" w14:paraId="0A6B4FA0" w14:textId="77777777" w:rsidTr="00F6138C">
        <w:tc>
          <w:tcPr>
            <w:tcW w:w="1159" w:type="pct"/>
          </w:tcPr>
          <w:p w14:paraId="0548B66D" w14:textId="47A5E367" w:rsidR="001B65A2" w:rsidRPr="003C4B63" w:rsidRDefault="001B65A2" w:rsidP="001B65A2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13</w:t>
            </w:r>
          </w:p>
        </w:tc>
        <w:tc>
          <w:tcPr>
            <w:tcW w:w="1521" w:type="pct"/>
          </w:tcPr>
          <w:p w14:paraId="518B1ED5" w14:textId="4211B47E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Associated Press (https://en.wikipedia.org/wiki/Special:Diff/1307480172)</w:t>
            </w:r>
          </w:p>
        </w:tc>
        <w:tc>
          <w:tcPr>
            <w:tcW w:w="1159" w:type="pct"/>
          </w:tcPr>
          <w:p w14:paraId="612AA3CC" w14:textId="3C4629F4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STILL INCORRECT / DIFFERENT: agency becomes work=Associated Press News.</w:t>
            </w:r>
          </w:p>
        </w:tc>
        <w:tc>
          <w:tcPr>
            <w:tcW w:w="1161" w:type="pct"/>
          </w:tcPr>
          <w:p w14:paraId="524A60AB" w14:textId="563ADB05" w:rsidR="001B65A2" w:rsidRPr="009D43EF" w:rsidRDefault="009D43EF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9D43EF">
              <w:rPr>
                <w:rFonts w:ascii="Calibri" w:hAnsi="Calibri" w:cs="Calibri"/>
                <w:sz w:val="16"/>
                <w:lang w:val="en-US"/>
              </w:rPr>
              <w:t xml:space="preserve">Still reproduces, </w:t>
            </w:r>
            <w:proofErr w:type="spellStart"/>
            <w:r w:rsidRPr="009D43EF">
              <w:rPr>
                <w:rFonts w:ascii="Calibri" w:hAnsi="Calibri" w:cs="Calibri"/>
                <w:sz w:val="16"/>
                <w:lang w:val="en-US"/>
              </w:rPr>
              <w:t>invetstigation</w:t>
            </w:r>
            <w:proofErr w:type="spellEnd"/>
            <w:r w:rsidRPr="009D43EF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9D43EF">
              <w:rPr>
                <w:rFonts w:ascii="Calibri" w:hAnsi="Calibri" w:cs="Calibri"/>
                <w:sz w:val="16"/>
                <w:lang w:val="en-US"/>
              </w:rPr>
              <w:t>requirerd</w:t>
            </w:r>
            <w:proofErr w:type="spellEnd"/>
            <w:r w:rsidRPr="009D43EF">
              <w:rPr>
                <w:rFonts w:ascii="Calibri" w:hAnsi="Calibri" w:cs="Calibri"/>
                <w:sz w:val="16"/>
                <w:lang w:val="en-US"/>
              </w:rPr>
              <w:t xml:space="preserve"> i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f </w:t>
            </w:r>
            <w:proofErr w:type="spellStart"/>
            <w:r>
              <w:rPr>
                <w:rFonts w:ascii="Calibri" w:hAnsi="Calibri" w:cs="Calibri"/>
                <w:sz w:val="16"/>
                <w:lang w:val="en-US"/>
              </w:rPr>
              <w:t>behaviour</w:t>
            </w:r>
            <w:proofErr w:type="spellEnd"/>
            <w:r>
              <w:rPr>
                <w:rFonts w:ascii="Calibri" w:hAnsi="Calibri" w:cs="Calibri"/>
                <w:sz w:val="16"/>
                <w:lang w:val="en-US"/>
              </w:rPr>
              <w:t xml:space="preserve"> is correct or not</w:t>
            </w:r>
          </w:p>
        </w:tc>
      </w:tr>
      <w:tr w:rsidR="001B65A2" w:rsidRPr="002A1972" w14:paraId="55051BF4" w14:textId="77777777" w:rsidTr="00F6138C">
        <w:tc>
          <w:tcPr>
            <w:tcW w:w="1159" w:type="pct"/>
          </w:tcPr>
          <w:p w14:paraId="51DA55E3" w14:textId="07525D0F" w:rsidR="001B65A2" w:rsidRPr="003C4B63" w:rsidRDefault="001B65A2" w:rsidP="001B65A2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14</w:t>
            </w:r>
          </w:p>
        </w:tc>
        <w:tc>
          <w:tcPr>
            <w:tcW w:w="1521" w:type="pct"/>
          </w:tcPr>
          <w:p w14:paraId="401DB81C" w14:textId="7DC8BDB8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IAU Circular cleanup (https://en.wikipedia.org/wiki/Special:Diff/1309130927)</w:t>
            </w:r>
          </w:p>
        </w:tc>
        <w:tc>
          <w:tcPr>
            <w:tcW w:w="1159" w:type="pct"/>
          </w:tcPr>
          <w:p w14:paraId="4F2CF16C" w14:textId="192341AB" w:rsidR="001B65A2" w:rsidRPr="00F6138C" w:rsidRDefault="001B65A2" w:rsidP="001B65A2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LIKELY FIXED: loses inappropriate volume fields.</w:t>
            </w:r>
          </w:p>
        </w:tc>
        <w:tc>
          <w:tcPr>
            <w:tcW w:w="1161" w:type="pct"/>
          </w:tcPr>
          <w:p w14:paraId="2DE1A04C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Half fixed, </w:t>
            </w:r>
            <w:r w:rsidRPr="002A1972">
              <w:rPr>
                <w:rFonts w:ascii="Calibri" w:hAnsi="Calibri" w:cs="Calibri"/>
                <w:sz w:val="16"/>
                <w:lang w:val="en-US"/>
              </w:rPr>
              <w:t>&lt;ref name=Evans_et_al_2000</w:t>
            </w:r>
            <w:proofErr w:type="gramStart"/>
            <w:r w:rsidRPr="002A1972">
              <w:rPr>
                <w:rFonts w:ascii="Calibri" w:hAnsi="Calibri" w:cs="Calibri"/>
                <w:sz w:val="16"/>
                <w:lang w:val="en-US"/>
              </w:rPr>
              <w:t>&gt;{</w:t>
            </w:r>
            <w:proofErr w:type="gramEnd"/>
            <w:r w:rsidRPr="002A1972">
              <w:rPr>
                <w:rFonts w:ascii="Calibri" w:hAnsi="Calibri" w:cs="Calibri"/>
                <w:sz w:val="16"/>
                <w:lang w:val="en-US"/>
              </w:rPr>
              <w:t>{cite journal</w:t>
            </w:r>
          </w:p>
          <w:p w14:paraId="43CF4446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title=Supernova 2000cj in NGC 6753</w:t>
            </w:r>
          </w:p>
          <w:p w14:paraId="017B01E8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last1=Evans | first1=R. O. | last2=Dobosz | first2=T.</w:t>
            </w:r>
          </w:p>
          <w:p w14:paraId="6704D7E7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last3=White | first3=G. L. | last4=McNaught | first4=R. H.</w:t>
            </w:r>
          </w:p>
          <w:p w14:paraId="3FDBA2B8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lastRenderedPageBreak/>
              <w:t xml:space="preserve"> | last5=</w:t>
            </w:r>
            <w:proofErr w:type="spellStart"/>
            <w:r w:rsidRPr="002A1972">
              <w:rPr>
                <w:rFonts w:ascii="Calibri" w:hAnsi="Calibri" w:cs="Calibri"/>
                <w:sz w:val="16"/>
                <w:lang w:val="en-US"/>
              </w:rPr>
              <w:t>Langersek</w:t>
            </w:r>
            <w:proofErr w:type="spellEnd"/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first5=R. | last6=</w:t>
            </w:r>
            <w:proofErr w:type="spellStart"/>
            <w:r w:rsidRPr="002A1972">
              <w:rPr>
                <w:rFonts w:ascii="Calibri" w:hAnsi="Calibri" w:cs="Calibri"/>
                <w:sz w:val="16"/>
                <w:lang w:val="en-US"/>
              </w:rPr>
              <w:t>Suntzeff</w:t>
            </w:r>
            <w:proofErr w:type="spellEnd"/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first6=N.</w:t>
            </w:r>
          </w:p>
          <w:p w14:paraId="67FE3E10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last7=</w:t>
            </w:r>
            <w:proofErr w:type="spellStart"/>
            <w:r w:rsidRPr="002A1972">
              <w:rPr>
                <w:rFonts w:ascii="Calibri" w:hAnsi="Calibri" w:cs="Calibri"/>
                <w:sz w:val="16"/>
                <w:lang w:val="en-US"/>
              </w:rPr>
              <w:t>Strolger</w:t>
            </w:r>
            <w:proofErr w:type="spellEnd"/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first7=L. | last8=Marples | first8=P.</w:t>
            </w:r>
          </w:p>
          <w:p w14:paraId="1F9FE81F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display-authors=1 | journal=IAU Circular</w:t>
            </w:r>
          </w:p>
          <w:p w14:paraId="5498ADD9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issue=7425 | date=May 2000</w:t>
            </w:r>
          </w:p>
          <w:p w14:paraId="00524DB4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page=1 | editor-last=Green | editor-first=D. W. E.</w:t>
            </w:r>
          </w:p>
          <w:p w14:paraId="07AF851F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bibcode=2000IAUC.7425....1</w:t>
            </w:r>
            <w:proofErr w:type="gramStart"/>
            <w:r w:rsidRPr="002A1972">
              <w:rPr>
                <w:rFonts w:ascii="Calibri" w:hAnsi="Calibri" w:cs="Calibri"/>
                <w:sz w:val="16"/>
                <w:lang w:val="en-US"/>
              </w:rPr>
              <w:t>E }}&lt;</w:t>
            </w:r>
            <w:proofErr w:type="gramEnd"/>
            <w:r w:rsidRPr="002A1972">
              <w:rPr>
                <w:rFonts w:ascii="Calibri" w:hAnsi="Calibri" w:cs="Calibri"/>
                <w:sz w:val="16"/>
                <w:lang w:val="en-US"/>
              </w:rPr>
              <w:t>/ref&gt;</w:t>
            </w: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g</w:t>
            </w:r>
            <w:r>
              <w:rPr>
                <w:rFonts w:ascii="Calibri" w:hAnsi="Calibri" w:cs="Calibri"/>
                <w:sz w:val="16"/>
                <w:lang w:val="en-US"/>
              </w:rPr>
              <w:t>et changed to issue but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 w:rsidRPr="002A1972">
              <w:rPr>
                <w:rFonts w:ascii="Calibri" w:hAnsi="Calibri" w:cs="Calibri"/>
                <w:sz w:val="16"/>
                <w:lang w:val="en-US"/>
              </w:rPr>
              <w:t>&lt;ref name=Suntzeff_Kundu_2000</w:t>
            </w:r>
            <w:proofErr w:type="gramStart"/>
            <w:r w:rsidRPr="002A1972">
              <w:rPr>
                <w:rFonts w:ascii="Calibri" w:hAnsi="Calibri" w:cs="Calibri"/>
                <w:sz w:val="16"/>
                <w:lang w:val="en-US"/>
              </w:rPr>
              <w:t>&gt;{</w:t>
            </w:r>
            <w:proofErr w:type="gramEnd"/>
            <w:r w:rsidRPr="002A1972">
              <w:rPr>
                <w:rFonts w:ascii="Calibri" w:hAnsi="Calibri" w:cs="Calibri"/>
                <w:sz w:val="16"/>
                <w:lang w:val="en-US"/>
              </w:rPr>
              <w:t>{cite journal</w:t>
            </w:r>
          </w:p>
          <w:p w14:paraId="7392B6C6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title=Supernova 2000cj in NGC 6753</w:t>
            </w:r>
          </w:p>
          <w:p w14:paraId="5E7AB2D4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last1=</w:t>
            </w:r>
            <w:proofErr w:type="spellStart"/>
            <w:r w:rsidRPr="002A1972">
              <w:rPr>
                <w:rFonts w:ascii="Calibri" w:hAnsi="Calibri" w:cs="Calibri"/>
                <w:sz w:val="16"/>
                <w:lang w:val="en-US"/>
              </w:rPr>
              <w:t>Suntzeff</w:t>
            </w:r>
            <w:proofErr w:type="spellEnd"/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first1=N. | last2=Kundu | first2=A.</w:t>
            </w:r>
          </w:p>
          <w:p w14:paraId="242B543F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journal=IAU Circular</w:t>
            </w:r>
          </w:p>
          <w:p w14:paraId="2D4BB793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volume=7428 | number=2 | date=May 2000</w:t>
            </w:r>
          </w:p>
          <w:p w14:paraId="4CCE4F34" w14:textId="77777777" w:rsidR="002A197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page=2 | editor-last=Green | editor-first=D. W. E.</w:t>
            </w:r>
          </w:p>
          <w:p w14:paraId="6CE2D4A8" w14:textId="5FA2E7E4" w:rsidR="001B65A2" w:rsidRPr="002A1972" w:rsidRDefault="002A1972" w:rsidP="002A1972">
            <w:pPr>
              <w:rPr>
                <w:rFonts w:ascii="Calibri" w:hAnsi="Calibri" w:cs="Calibri"/>
                <w:sz w:val="16"/>
                <w:lang w:val="en-US"/>
              </w:rPr>
            </w:pPr>
            <w:r w:rsidRPr="002A1972">
              <w:rPr>
                <w:rFonts w:ascii="Calibri" w:hAnsi="Calibri" w:cs="Calibri"/>
                <w:sz w:val="16"/>
                <w:lang w:val="en-US"/>
              </w:rPr>
              <w:t xml:space="preserve"> | bibcode=2000IAUC.7428....2</w:t>
            </w:r>
            <w:proofErr w:type="gramStart"/>
            <w:r w:rsidRPr="002A1972">
              <w:rPr>
                <w:rFonts w:ascii="Calibri" w:hAnsi="Calibri" w:cs="Calibri"/>
                <w:sz w:val="16"/>
                <w:lang w:val="en-US"/>
              </w:rPr>
              <w:t>S }}&lt;</w:t>
            </w:r>
            <w:proofErr w:type="gramEnd"/>
            <w:r w:rsidRPr="002A1972">
              <w:rPr>
                <w:rFonts w:ascii="Calibri" w:hAnsi="Calibri" w:cs="Calibri"/>
                <w:sz w:val="16"/>
                <w:lang w:val="en-US"/>
              </w:rPr>
              <w:t>/ref&gt;</w:t>
            </w:r>
            <w:r w:rsidRPr="002A1972">
              <w:rPr>
                <w:rFonts w:ascii="Calibri" w:hAnsi="Calibri" w:cs="Calibri"/>
                <w:sz w:val="16"/>
                <w:lang w:val="en-US"/>
              </w:rPr>
              <w:br/>
            </w:r>
            <w:r w:rsidRPr="002A1972">
              <w:rPr>
                <w:rFonts w:ascii="Calibri" w:hAnsi="Calibri" w:cs="Calibri"/>
                <w:sz w:val="16"/>
                <w:lang w:val="en-US"/>
              </w:rPr>
              <w:br/>
              <w:t>Gets volume remo</w:t>
            </w:r>
            <w:r>
              <w:rPr>
                <w:rFonts w:ascii="Calibri" w:hAnsi="Calibri" w:cs="Calibri"/>
                <w:sz w:val="16"/>
                <w:lang w:val="en-US"/>
              </w:rPr>
              <w:t>ved.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sz w:val="16"/>
                <w:lang w:val="en-US"/>
              </w:rPr>
              <w:br/>
              <w:t xml:space="preserve">number / page stays unchanged / incorrect. Deeper investigation </w:t>
            </w:r>
            <w:proofErr w:type="spellStart"/>
            <w:r>
              <w:rPr>
                <w:rFonts w:ascii="Calibri" w:hAnsi="Calibri" w:cs="Calibri"/>
                <w:sz w:val="16"/>
                <w:lang w:val="en-US"/>
              </w:rPr>
              <w:t>requirerd</w:t>
            </w:r>
            <w:proofErr w:type="spellEnd"/>
          </w:p>
        </w:tc>
      </w:tr>
      <w:tr w:rsidR="005248C1" w:rsidRPr="003C4B63" w14:paraId="41291809" w14:textId="77777777" w:rsidTr="00F6138C">
        <w:tc>
          <w:tcPr>
            <w:tcW w:w="1159" w:type="pct"/>
          </w:tcPr>
          <w:p w14:paraId="400E4146" w14:textId="6D6E53D6" w:rsidR="005248C1" w:rsidRPr="003C4B63" w:rsidRDefault="005248C1" w:rsidP="005248C1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lastRenderedPageBreak/>
              <w:t>15</w:t>
            </w:r>
          </w:p>
        </w:tc>
        <w:tc>
          <w:tcPr>
            <w:tcW w:w="1521" w:type="pct"/>
          </w:tcPr>
          <w:p w14:paraId="7DEAE7E7" w14:textId="3C931AF9" w:rsidR="005248C1" w:rsidRPr="003C4B63" w:rsidRDefault="005248C1" w:rsidP="005248C1">
            <w:pPr>
              <w:rPr>
                <w:rFonts w:ascii="Calibri" w:hAnsi="Calibri" w:cs="Calibri"/>
                <w:sz w:val="16"/>
              </w:rPr>
            </w:pPr>
            <w:proofErr w:type="spellStart"/>
            <w:proofErr w:type="gramStart"/>
            <w:r w:rsidRPr="003C4B63">
              <w:rPr>
                <w:rFonts w:ascii="Calibri" w:hAnsi="Calibri" w:cs="Calibri"/>
                <w:sz w:val="16"/>
              </w:rPr>
              <w:t>url</w:t>
            </w:r>
            <w:proofErr w:type="spellEnd"/>
            <w:proofErr w:type="gramEnd"/>
            <w:r w:rsidRPr="003C4B63">
              <w:rPr>
                <w:rFonts w:ascii="Calibri" w:hAnsi="Calibri" w:cs="Calibri"/>
                <w:sz w:val="16"/>
              </w:rPr>
              <w:t xml:space="preserve"> →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chapter-url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 (https://en.wikipedia.org/wiki/Special:Diff/1309227702)</w:t>
            </w:r>
          </w:p>
        </w:tc>
        <w:tc>
          <w:tcPr>
            <w:tcW w:w="1159" w:type="pct"/>
          </w:tcPr>
          <w:p w14:paraId="37CF8214" w14:textId="727EA163" w:rsidR="005248C1" w:rsidRPr="00F6138C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STILL REPRODUCES: whole-book IA URLs moved to chapter-</w:t>
            </w: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url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>.</w:t>
            </w:r>
          </w:p>
        </w:tc>
        <w:tc>
          <w:tcPr>
            <w:tcW w:w="1161" w:type="pct"/>
          </w:tcPr>
          <w:p w14:paraId="4B4C175D" w14:textId="4DA50014" w:rsidR="005248C1" w:rsidRPr="003C4B63" w:rsidRDefault="005248C1" w:rsidP="005248C1">
            <w:pPr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same</w:t>
            </w:r>
          </w:p>
        </w:tc>
      </w:tr>
      <w:tr w:rsidR="005248C1" w:rsidRPr="008E124F" w14:paraId="1B6489CF" w14:textId="77777777" w:rsidTr="00F6138C">
        <w:tc>
          <w:tcPr>
            <w:tcW w:w="1159" w:type="pct"/>
          </w:tcPr>
          <w:p w14:paraId="1259D332" w14:textId="3EBB1530" w:rsidR="005248C1" w:rsidRPr="003C4B63" w:rsidRDefault="005248C1" w:rsidP="005248C1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17</w:t>
            </w:r>
          </w:p>
        </w:tc>
        <w:tc>
          <w:tcPr>
            <w:tcW w:w="1521" w:type="pct"/>
          </w:tcPr>
          <w:p w14:paraId="1B07D2CC" w14:textId="2A289F77" w:rsidR="005248C1" w:rsidRPr="00F6138C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wrong URL (https://en.wikipedia.org/wiki/Special:Diff/1309822714), recurrence (https://en.wikipedia.org/wiki/Special:Diff/1368642122)</w:t>
            </w:r>
          </w:p>
        </w:tc>
        <w:tc>
          <w:tcPr>
            <w:tcW w:w="1159" w:type="pct"/>
          </w:tcPr>
          <w:p w14:paraId="162EA757" w14:textId="737A6794" w:rsidR="005248C1" w:rsidRPr="00F6138C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NOT REPRODUCED: </w:t>
            </w: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Figshare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 URL not added.</w:t>
            </w:r>
          </w:p>
        </w:tc>
        <w:tc>
          <w:tcPr>
            <w:tcW w:w="1161" w:type="pct"/>
          </w:tcPr>
          <w:p w14:paraId="52CA2135" w14:textId="77777777" w:rsidR="008E124F" w:rsidRPr="008E124F" w:rsidRDefault="008E124F" w:rsidP="008E124F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same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 w:rsidRPr="008E124F">
              <w:rPr>
                <w:rFonts w:ascii="Calibri" w:hAnsi="Calibri" w:cs="Calibri"/>
                <w:sz w:val="16"/>
                <w:lang w:val="en-US"/>
              </w:rPr>
              <w:t xml:space="preserve">DOI is for </w:t>
            </w:r>
            <w:r w:rsidRPr="008E124F">
              <w:rPr>
                <w:rFonts w:ascii="Calibri" w:hAnsi="Calibri" w:cs="Calibri"/>
                <w:sz w:val="16"/>
                <w:lang w:val="en-US"/>
              </w:rPr>
              <w:t xml:space="preserve">Combinatorics of </w:t>
            </w:r>
            <w:proofErr w:type="spellStart"/>
            <w:r w:rsidRPr="008E124F">
              <w:rPr>
                <w:rFonts w:ascii="Calibri" w:hAnsi="Calibri" w:cs="Calibri"/>
                <w:sz w:val="16"/>
                <w:lang w:val="en-US"/>
              </w:rPr>
              <w:t>Coxeter</w:t>
            </w:r>
            <w:proofErr w:type="spellEnd"/>
            <w:r w:rsidRPr="008E124F">
              <w:rPr>
                <w:rFonts w:ascii="Calibri" w:hAnsi="Calibri" w:cs="Calibri"/>
                <w:sz w:val="16"/>
                <w:lang w:val="en-US"/>
              </w:rPr>
              <w:t xml:space="preserve"> Groups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r w:rsidRPr="008E124F">
              <w:rPr>
                <w:rFonts w:ascii="Calibri" w:hAnsi="Calibri" w:cs="Calibri"/>
                <w:sz w:val="16"/>
                <w:lang w:val="en-US"/>
              </w:rPr>
              <w:t>Authors:</w:t>
            </w:r>
          </w:p>
          <w:p w14:paraId="5E83B910" w14:textId="77777777" w:rsidR="008E124F" w:rsidRPr="008E124F" w:rsidRDefault="008E124F" w:rsidP="008E124F">
            <w:pPr>
              <w:rPr>
                <w:rFonts w:ascii="Calibri" w:hAnsi="Calibri" w:cs="Calibri"/>
                <w:sz w:val="16"/>
                <w:lang w:val="en-US"/>
              </w:rPr>
            </w:pPr>
            <w:r w:rsidRPr="008E124F">
              <w:rPr>
                <w:rFonts w:ascii="Calibri" w:hAnsi="Calibri" w:cs="Calibri"/>
                <w:sz w:val="16"/>
                <w:lang w:val="en-US"/>
              </w:rPr>
              <w:t xml:space="preserve">Anders </w:t>
            </w:r>
            <w:proofErr w:type="gramStart"/>
            <w:r w:rsidRPr="008E124F">
              <w:rPr>
                <w:rFonts w:ascii="Calibri" w:hAnsi="Calibri" w:cs="Calibri"/>
                <w:sz w:val="16"/>
                <w:lang w:val="en-US"/>
              </w:rPr>
              <w:t>Bjorner ,</w:t>
            </w:r>
            <w:proofErr w:type="gramEnd"/>
            <w:r w:rsidRPr="008E124F">
              <w:rPr>
                <w:rFonts w:ascii="Calibri" w:hAnsi="Calibri" w:cs="Calibri"/>
                <w:sz w:val="16"/>
                <w:lang w:val="en-US"/>
              </w:rPr>
              <w:t xml:space="preserve"> Francesco Brenti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proofErr w:type="spellStart"/>
            <w:r>
              <w:rPr>
                <w:rFonts w:ascii="Calibri" w:hAnsi="Calibri" w:cs="Calibri"/>
                <w:sz w:val="16"/>
                <w:lang w:val="en-US"/>
              </w:rPr>
              <w:t>figshare</w:t>
            </w:r>
            <w:proofErr w:type="spellEnd"/>
            <w:r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lang w:val="en-US"/>
              </w:rPr>
              <w:t>url</w:t>
            </w:r>
            <w:proofErr w:type="spellEnd"/>
            <w:r>
              <w:rPr>
                <w:rFonts w:ascii="Calibri" w:hAnsi="Calibri" w:cs="Calibri"/>
                <w:sz w:val="16"/>
                <w:lang w:val="en-US"/>
              </w:rPr>
              <w:t xml:space="preserve"> is for </w:t>
            </w:r>
            <w:r w:rsidRPr="008E124F">
              <w:rPr>
                <w:rFonts w:ascii="Calibri" w:hAnsi="Calibri" w:cs="Calibri"/>
                <w:sz w:val="16"/>
                <w:lang w:val="en-US"/>
              </w:rPr>
              <w:t xml:space="preserve">The Combinatorics of </w:t>
            </w:r>
            <w:proofErr w:type="spellStart"/>
            <w:r w:rsidRPr="008E124F">
              <w:rPr>
                <w:rFonts w:ascii="Calibri" w:hAnsi="Calibri" w:cs="Calibri"/>
                <w:sz w:val="16"/>
                <w:lang w:val="en-US"/>
              </w:rPr>
              <w:t>Coxeter</w:t>
            </w:r>
            <w:proofErr w:type="spellEnd"/>
            <w:r w:rsidRPr="008E124F">
              <w:rPr>
                <w:rFonts w:ascii="Calibri" w:hAnsi="Calibri" w:cs="Calibri"/>
                <w:sz w:val="16"/>
                <w:lang w:val="en-US"/>
              </w:rPr>
              <w:t xml:space="preserve"> Groups</w:t>
            </w:r>
          </w:p>
          <w:p w14:paraId="6597F21E" w14:textId="18405F96" w:rsidR="008E124F" w:rsidRPr="008E124F" w:rsidRDefault="008E124F" w:rsidP="008E124F">
            <w:pPr>
              <w:rPr>
                <w:rFonts w:ascii="Calibri" w:hAnsi="Calibri" w:cs="Calibri"/>
                <w:sz w:val="16"/>
                <w:lang w:val="en-US"/>
              </w:rPr>
            </w:pPr>
            <w:r w:rsidRPr="008E124F">
              <w:rPr>
                <w:rFonts w:ascii="Calibri" w:hAnsi="Calibri" w:cs="Calibri"/>
                <w:sz w:val="16"/>
                <w:lang w:val="en-US"/>
              </w:rPr>
              <w:lastRenderedPageBreak/>
              <w:t>Bailee Zacovic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sz w:val="16"/>
                <w:lang w:val="en-US"/>
              </w:rPr>
              <w:br/>
              <w:t xml:space="preserve">more investigation required </w:t>
            </w:r>
          </w:p>
          <w:p w14:paraId="3C8026FD" w14:textId="11304849" w:rsidR="005248C1" w:rsidRPr="008E124F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</w:p>
        </w:tc>
      </w:tr>
      <w:tr w:rsidR="005248C1" w:rsidRPr="008E124F" w14:paraId="42CC6DB7" w14:textId="77777777" w:rsidTr="00F6138C">
        <w:tc>
          <w:tcPr>
            <w:tcW w:w="1159" w:type="pct"/>
          </w:tcPr>
          <w:p w14:paraId="7B079221" w14:textId="0E1B7E78" w:rsidR="005248C1" w:rsidRPr="003C4B63" w:rsidRDefault="005248C1" w:rsidP="005248C1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lastRenderedPageBreak/>
              <w:t>18</w:t>
            </w:r>
          </w:p>
        </w:tc>
        <w:tc>
          <w:tcPr>
            <w:tcW w:w="1521" w:type="pct"/>
          </w:tcPr>
          <w:p w14:paraId="6C7DE436" w14:textId="4FCF694E" w:rsidR="005248C1" w:rsidRPr="00F6138C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incorrect ISBN (https://en.wikipedia.org/wiki/Special:Diff/1321722265)</w:t>
            </w:r>
          </w:p>
        </w:tc>
        <w:tc>
          <w:tcPr>
            <w:tcW w:w="1159" w:type="pct"/>
          </w:tcPr>
          <w:p w14:paraId="34A8DEEF" w14:textId="6307B983" w:rsidR="005248C1" w:rsidRPr="00F6138C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INSUFFICIENT EVIDENCE: no ISBN added in </w:t>
            </w:r>
            <w:proofErr w:type="gramStart"/>
            <w:r w:rsidRPr="00F6138C">
              <w:rPr>
                <w:rFonts w:ascii="Calibri" w:hAnsi="Calibri" w:cs="Calibri"/>
                <w:sz w:val="16"/>
                <w:lang w:val="en-US"/>
              </w:rPr>
              <w:t>replay</w:t>
            </w:r>
            <w:proofErr w:type="gramEnd"/>
            <w:r w:rsidRPr="00F6138C">
              <w:rPr>
                <w:rFonts w:ascii="Calibri" w:hAnsi="Calibri" w:cs="Calibri"/>
                <w:sz w:val="16"/>
                <w:lang w:val="en-US"/>
              </w:rPr>
              <w:t>, edition not verified.</w:t>
            </w:r>
          </w:p>
        </w:tc>
        <w:tc>
          <w:tcPr>
            <w:tcW w:w="1161" w:type="pct"/>
          </w:tcPr>
          <w:p w14:paraId="58F1796F" w14:textId="4CAA769A" w:rsidR="005248C1" w:rsidRPr="008E124F" w:rsidRDefault="008E124F" w:rsidP="005248C1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same</w:t>
            </w:r>
            <w:r w:rsidRPr="008E124F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8E124F">
              <w:rPr>
                <w:rFonts w:ascii="Calibri" w:hAnsi="Calibri" w:cs="Calibri"/>
                <w:sz w:val="16"/>
                <w:lang w:val="en-US"/>
              </w:rPr>
              <w:t>isbn</w:t>
            </w:r>
            <w:proofErr w:type="spellEnd"/>
            <w:r w:rsidRPr="008E124F">
              <w:rPr>
                <w:rFonts w:ascii="Calibri" w:hAnsi="Calibri" w:cs="Calibri"/>
                <w:sz w:val="16"/>
                <w:lang w:val="en-US"/>
              </w:rPr>
              <w:t>=978-0-19-505334-0</w:t>
            </w:r>
            <w:r w:rsidRPr="008E124F">
              <w:rPr>
                <w:rFonts w:ascii="Calibri" w:hAnsi="Calibri" w:cs="Calibri"/>
                <w:sz w:val="16"/>
                <w:lang w:val="en-US"/>
              </w:rPr>
              <w:t xml:space="preserve"> added</w:t>
            </w:r>
          </w:p>
        </w:tc>
      </w:tr>
      <w:tr w:rsidR="005248C1" w:rsidRPr="008E124F" w14:paraId="72D3C53E" w14:textId="77777777" w:rsidTr="00F6138C">
        <w:tc>
          <w:tcPr>
            <w:tcW w:w="1159" w:type="pct"/>
          </w:tcPr>
          <w:p w14:paraId="3799EFE1" w14:textId="48B9651E" w:rsidR="005248C1" w:rsidRPr="003C4B63" w:rsidRDefault="005248C1" w:rsidP="005248C1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19</w:t>
            </w:r>
          </w:p>
        </w:tc>
        <w:tc>
          <w:tcPr>
            <w:tcW w:w="1521" w:type="pct"/>
          </w:tcPr>
          <w:p w14:paraId="279461E2" w14:textId="0B690B77" w:rsidR="005248C1" w:rsidRPr="00F6138C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cite web → cite book mapping (https://en.wikipedia.org/wiki/Special:Diff/1323850993) and PR 5920 (https://github.com/ms609/citation-bot/pull/5920)</w:t>
            </w:r>
          </w:p>
        </w:tc>
        <w:tc>
          <w:tcPr>
            <w:tcW w:w="1159" w:type="pct"/>
          </w:tcPr>
          <w:p w14:paraId="027BD819" w14:textId="57E9865B" w:rsidR="005248C1" w:rsidRPr="00F6138C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STILL INCOMPLETE: Erxleben maps work to series but leaves title wrong.</w:t>
            </w:r>
          </w:p>
        </w:tc>
        <w:tc>
          <w:tcPr>
            <w:tcW w:w="1161" w:type="pct"/>
          </w:tcPr>
          <w:p w14:paraId="69E78B31" w14:textId="092E57D8" w:rsidR="005248C1" w:rsidRPr="008E124F" w:rsidRDefault="00C0072B" w:rsidP="005248C1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Empty fields are populated correctly, if already present conversion work to series is correct, but title is not changed. Awaiting reply </w:t>
            </w:r>
            <w:proofErr w:type="gramStart"/>
            <w:r>
              <w:rPr>
                <w:rFonts w:ascii="Calibri" w:hAnsi="Calibri" w:cs="Calibri"/>
                <w:sz w:val="16"/>
                <w:lang w:val="en-US"/>
              </w:rPr>
              <w:t>on</w:t>
            </w:r>
            <w:proofErr w:type="gramEnd"/>
            <w:r>
              <w:rPr>
                <w:rFonts w:ascii="Calibri" w:hAnsi="Calibri" w:cs="Calibri"/>
                <w:sz w:val="16"/>
                <w:lang w:val="en-US"/>
              </w:rPr>
              <w:t xml:space="preserve"> bug report.</w:t>
            </w:r>
          </w:p>
        </w:tc>
      </w:tr>
      <w:tr w:rsidR="005248C1" w:rsidRPr="008E124F" w14:paraId="25450BBA" w14:textId="77777777" w:rsidTr="00F6138C">
        <w:tc>
          <w:tcPr>
            <w:tcW w:w="1159" w:type="pct"/>
          </w:tcPr>
          <w:p w14:paraId="190D4B9F" w14:textId="1577D625" w:rsidR="005248C1" w:rsidRPr="003C4B63" w:rsidRDefault="005248C1" w:rsidP="005248C1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21</w:t>
            </w:r>
          </w:p>
        </w:tc>
        <w:tc>
          <w:tcPr>
            <w:tcW w:w="1521" w:type="pct"/>
          </w:tcPr>
          <w:p w14:paraId="2E1AD620" w14:textId="315F01A4" w:rsidR="005248C1" w:rsidRPr="00F6138C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ISBN/date incompatibility (https://en.wikipedia.org/wiki/Special:Diff/1313444244)</w:t>
            </w:r>
          </w:p>
        </w:tc>
        <w:tc>
          <w:tcPr>
            <w:tcW w:w="1159" w:type="pct"/>
          </w:tcPr>
          <w:p w14:paraId="5695486A" w14:textId="24CEACE6" w:rsidR="005248C1" w:rsidRPr="00F6138C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STILL REPRODUCES: </w:t>
            </w:r>
            <w:proofErr w:type="gramStart"/>
            <w:r w:rsidRPr="00F6138C">
              <w:rPr>
                <w:rFonts w:ascii="Calibri" w:hAnsi="Calibri" w:cs="Calibri"/>
                <w:sz w:val="16"/>
                <w:lang w:val="en-US"/>
              </w:rPr>
              <w:t>orig-year</w:t>
            </w:r>
            <w:proofErr w:type="gramEnd"/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 becomes year.</w:t>
            </w:r>
          </w:p>
        </w:tc>
        <w:tc>
          <w:tcPr>
            <w:tcW w:w="1161" w:type="pct"/>
          </w:tcPr>
          <w:p w14:paraId="230C2DC8" w14:textId="7D2FAE8D" w:rsidR="005248C1" w:rsidRPr="008E124F" w:rsidRDefault="00C0072B" w:rsidP="005248C1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same</w:t>
            </w:r>
          </w:p>
        </w:tc>
      </w:tr>
      <w:tr w:rsidR="005248C1" w:rsidRPr="00C0072B" w14:paraId="758B161A" w14:textId="77777777" w:rsidTr="00F6138C">
        <w:tc>
          <w:tcPr>
            <w:tcW w:w="1159" w:type="pct"/>
          </w:tcPr>
          <w:p w14:paraId="64DFAFA4" w14:textId="4C1880F7" w:rsidR="005248C1" w:rsidRPr="003C4B63" w:rsidRDefault="005248C1" w:rsidP="005248C1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22</w:t>
            </w:r>
          </w:p>
        </w:tc>
        <w:tc>
          <w:tcPr>
            <w:tcW w:w="1521" w:type="pct"/>
          </w:tcPr>
          <w:p w14:paraId="746214F2" w14:textId="631857CC" w:rsidR="005248C1" w:rsidRPr="00F6138C" w:rsidRDefault="005248C1" w:rsidP="005248C1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CABI inconsistency (https://en.wikipedia.org/wiki/Special:Diff/1326275105)</w:t>
            </w:r>
          </w:p>
        </w:tc>
        <w:tc>
          <w:tcPr>
            <w:tcW w:w="1159" w:type="pct"/>
          </w:tcPr>
          <w:p w14:paraId="71CA771B" w14:textId="37ED25AB" w:rsidR="005248C1" w:rsidRPr="003C4B63" w:rsidRDefault="005248C1" w:rsidP="005248C1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NOT REPRODUCED IN ISOLATION.</w:t>
            </w:r>
          </w:p>
        </w:tc>
        <w:tc>
          <w:tcPr>
            <w:tcW w:w="1161" w:type="pct"/>
          </w:tcPr>
          <w:p w14:paraId="1049AD53" w14:textId="1AE1DD5D" w:rsidR="005248C1" w:rsidRPr="00C0072B" w:rsidRDefault="00B54914" w:rsidP="005248C1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</w:p>
        </w:tc>
      </w:tr>
      <w:tr w:rsidR="006C048A" w:rsidRPr="008E124F" w14:paraId="19114858" w14:textId="77777777" w:rsidTr="00F6138C">
        <w:tc>
          <w:tcPr>
            <w:tcW w:w="1159" w:type="pct"/>
          </w:tcPr>
          <w:p w14:paraId="78882C06" w14:textId="6C448AB7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26</w:t>
            </w:r>
          </w:p>
        </w:tc>
        <w:tc>
          <w:tcPr>
            <w:tcW w:w="1521" w:type="pct"/>
          </w:tcPr>
          <w:p w14:paraId="1B0DE41C" w14:textId="1C8A8D09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conference/journal contamination (https://en.wikipedia.org/wiki/Special:Diff/1335696299)</w:t>
            </w:r>
          </w:p>
        </w:tc>
        <w:tc>
          <w:tcPr>
            <w:tcW w:w="1159" w:type="pct"/>
          </w:tcPr>
          <w:p w14:paraId="7EF4B872" w14:textId="0A51642B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NOT REPRODUCED: only </w:t>
            </w: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doi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>-access added.</w:t>
            </w:r>
          </w:p>
        </w:tc>
        <w:tc>
          <w:tcPr>
            <w:tcW w:w="1161" w:type="pct"/>
          </w:tcPr>
          <w:p w14:paraId="2FE0DFAB" w14:textId="77777777" w:rsidR="006C048A" w:rsidRPr="006C048A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r w:rsidRPr="006C048A">
              <w:rPr>
                <w:rFonts w:ascii="Calibri" w:hAnsi="Calibri" w:cs="Calibri"/>
                <w:sz w:val="16"/>
                <w:lang w:val="en-US"/>
              </w:rPr>
              <w:tab/>
            </w:r>
          </w:p>
          <w:p w14:paraId="60F16F06" w14:textId="77777777" w:rsidR="006C048A" w:rsidRPr="006C048A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6C048A">
              <w:rPr>
                <w:rFonts w:ascii="Calibri" w:hAnsi="Calibri" w:cs="Calibri"/>
                <w:sz w:val="16"/>
                <w:lang w:val="en-US"/>
              </w:rPr>
              <w:t xml:space="preserve"> | year = 2013| volume = 18</w:t>
            </w:r>
          </w:p>
          <w:p w14:paraId="293D1318" w14:textId="77777777" w:rsidR="006C048A" w:rsidRPr="006C048A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6C048A">
              <w:rPr>
                <w:rFonts w:ascii="Calibri" w:hAnsi="Calibri" w:cs="Calibri"/>
                <w:sz w:val="16"/>
                <w:lang w:val="en-US"/>
              </w:rPr>
              <w:t xml:space="preserve"> | issue = 2</w:t>
            </w:r>
          </w:p>
          <w:p w14:paraId="2712585C" w14:textId="77777777" w:rsidR="006C048A" w:rsidRPr="006C048A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6C048A">
              <w:rPr>
                <w:rFonts w:ascii="Calibri" w:hAnsi="Calibri" w:cs="Calibri"/>
                <w:sz w:val="16"/>
                <w:lang w:val="en-US"/>
              </w:rPr>
              <w:t xml:space="preserve"> | pages = 177–209</w:t>
            </w:r>
          </w:p>
          <w:p w14:paraId="05D496B2" w14:textId="77777777" w:rsidR="006C048A" w:rsidRPr="006C048A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6C048A">
              <w:rPr>
                <w:rFonts w:ascii="Calibri" w:hAnsi="Calibri" w:cs="Calibri"/>
                <w:sz w:val="16"/>
                <w:lang w:val="en-US"/>
              </w:rPr>
              <w:t xml:space="preserve"> | </w:t>
            </w:r>
            <w:proofErr w:type="spellStart"/>
            <w:r w:rsidRPr="006C048A">
              <w:rPr>
                <w:rFonts w:ascii="Calibri" w:hAnsi="Calibri" w:cs="Calibri"/>
                <w:sz w:val="16"/>
                <w:lang w:val="en-US"/>
              </w:rPr>
              <w:t>doi</w:t>
            </w:r>
            <w:proofErr w:type="spellEnd"/>
            <w:r w:rsidRPr="006C048A">
              <w:rPr>
                <w:rFonts w:ascii="Calibri" w:hAnsi="Calibri" w:cs="Calibri"/>
                <w:sz w:val="16"/>
                <w:lang w:val="en-US"/>
              </w:rPr>
              <w:t xml:space="preserve"> = 10.7155/jgaa.00318</w:t>
            </w:r>
          </w:p>
          <w:p w14:paraId="0D7D401D" w14:textId="44E92FE5" w:rsidR="006C048A" w:rsidRPr="008E124F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6C048A">
              <w:rPr>
                <w:rFonts w:ascii="Calibri" w:hAnsi="Calibri" w:cs="Calibri"/>
                <w:sz w:val="16"/>
                <w:lang w:val="en-US"/>
              </w:rPr>
              <w:t xml:space="preserve"> | </w:t>
            </w:r>
            <w:proofErr w:type="spellStart"/>
            <w:r w:rsidRPr="006C048A">
              <w:rPr>
                <w:rFonts w:ascii="Calibri" w:hAnsi="Calibri" w:cs="Calibri"/>
                <w:sz w:val="16"/>
                <w:lang w:val="en-US"/>
              </w:rPr>
              <w:t>doi</w:t>
            </w:r>
            <w:proofErr w:type="spellEnd"/>
            <w:r w:rsidRPr="006C048A">
              <w:rPr>
                <w:rFonts w:ascii="Calibri" w:hAnsi="Calibri" w:cs="Calibri"/>
                <w:sz w:val="16"/>
                <w:lang w:val="en-US"/>
              </w:rPr>
              <w:t>-access = free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sz w:val="16"/>
                <w:lang w:val="en-US"/>
              </w:rPr>
              <w:br/>
              <w:t>added</w:t>
            </w:r>
          </w:p>
        </w:tc>
      </w:tr>
      <w:tr w:rsidR="006C048A" w:rsidRPr="008E124F" w14:paraId="6D2566BB" w14:textId="77777777" w:rsidTr="00F6138C">
        <w:tc>
          <w:tcPr>
            <w:tcW w:w="1159" w:type="pct"/>
          </w:tcPr>
          <w:p w14:paraId="47110719" w14:textId="184F4273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27</w:t>
            </w:r>
          </w:p>
        </w:tc>
        <w:tc>
          <w:tcPr>
            <w:tcW w:w="1521" w:type="pct"/>
          </w:tcPr>
          <w:p w14:paraId="734A2D96" w14:textId="33B502BB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url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 should be contribution-</w:t>
            </w: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url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 (https://en.wikipedia.org/wiki/Special:Diff/1335896006)</w:t>
            </w:r>
          </w:p>
        </w:tc>
        <w:tc>
          <w:tcPr>
            <w:tcW w:w="1159" w:type="pct"/>
          </w:tcPr>
          <w:p w14:paraId="7FC3B5B8" w14:textId="42368851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NOT REPRODUCED: no URL added.</w:t>
            </w:r>
          </w:p>
        </w:tc>
        <w:tc>
          <w:tcPr>
            <w:tcW w:w="1161" w:type="pct"/>
          </w:tcPr>
          <w:p w14:paraId="57AB9950" w14:textId="3C3EBC47" w:rsidR="006C048A" w:rsidRPr="001E7108" w:rsidRDefault="001E7108" w:rsidP="006C048A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 w:rsidRPr="001E7108">
              <w:rPr>
                <w:rFonts w:ascii="Calibri" w:hAnsi="Calibri" w:cs="Calibri"/>
                <w:sz w:val="16"/>
                <w:lang w:val="en-US"/>
              </w:rPr>
              <w:t xml:space="preserve">| </w:t>
            </w:r>
            <w:proofErr w:type="spellStart"/>
            <w:r w:rsidRPr="001E7108">
              <w:rPr>
                <w:rFonts w:ascii="Calibri" w:hAnsi="Calibri" w:cs="Calibri"/>
                <w:sz w:val="16"/>
                <w:lang w:val="en-US"/>
              </w:rPr>
              <w:t>url</w:t>
            </w:r>
            <w:proofErr w:type="spellEnd"/>
            <w:r w:rsidRPr="001E7108">
              <w:rPr>
                <w:rFonts w:ascii="Calibri" w:hAnsi="Calibri" w:cs="Calibri"/>
                <w:sz w:val="16"/>
                <w:lang w:val="en-US"/>
              </w:rPr>
              <w:t xml:space="preserve"> = </w:t>
            </w:r>
            <w:hyperlink r:id="rId6" w:history="1">
              <w:r w:rsidRPr="001E7108">
                <w:rPr>
                  <w:rStyle w:val="Hyperlink"/>
                  <w:rFonts w:ascii="Calibri" w:hAnsi="Calibri" w:cs="Calibri"/>
                  <w:sz w:val="16"/>
                  <w:lang w:val="en-US"/>
                </w:rPr>
                <w:t>https://ir.library.carleton.ca/pub/4574</w:t>
              </w:r>
            </w:hyperlink>
            <w:r w:rsidRPr="001E7108">
              <w:rPr>
                <w:rFonts w:ascii="Calibri" w:hAnsi="Calibri" w:cs="Calibri"/>
                <w:sz w:val="16"/>
                <w:lang w:val="en-US"/>
              </w:rPr>
              <w:t xml:space="preserve"> a</w:t>
            </w:r>
            <w:r>
              <w:rPr>
                <w:rFonts w:ascii="Calibri" w:hAnsi="Calibri" w:cs="Calibri"/>
                <w:sz w:val="16"/>
                <w:lang w:val="en-US"/>
              </w:rPr>
              <w:t>dded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sz w:val="16"/>
                <w:lang w:val="en-US"/>
              </w:rPr>
              <w:br/>
              <w:t>further investigation needed</w:t>
            </w:r>
          </w:p>
        </w:tc>
      </w:tr>
      <w:tr w:rsidR="006C048A" w:rsidRPr="00A87269" w14:paraId="39324E84" w14:textId="77777777" w:rsidTr="00F6138C">
        <w:tc>
          <w:tcPr>
            <w:tcW w:w="1159" w:type="pct"/>
          </w:tcPr>
          <w:p w14:paraId="4EE2F783" w14:textId="5CDE16CF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lastRenderedPageBreak/>
              <w:t>28</w:t>
            </w:r>
          </w:p>
        </w:tc>
        <w:tc>
          <w:tcPr>
            <w:tcW w:w="1521" w:type="pct"/>
          </w:tcPr>
          <w:p w14:paraId="743E45DC" w14:textId="4F1DED39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math formatting removed (https://en.wikipedia.org/wiki/Special:Diff/1335903462)</w:t>
            </w:r>
          </w:p>
        </w:tc>
        <w:tc>
          <w:tcPr>
            <w:tcW w:w="1159" w:type="pct"/>
          </w:tcPr>
          <w:p w14:paraId="140B10FF" w14:textId="4A227E5F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LIKELY FIXED: &lt;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math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&gt;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preserved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>.</w:t>
            </w:r>
          </w:p>
        </w:tc>
        <w:tc>
          <w:tcPr>
            <w:tcW w:w="1161" w:type="pct"/>
          </w:tcPr>
          <w:p w14:paraId="61FCC584" w14:textId="15D6FC67" w:rsidR="006C048A" w:rsidRPr="00A87269" w:rsidRDefault="00A87269" w:rsidP="006C048A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 w:rsidRPr="00A87269">
              <w:rPr>
                <w:rFonts w:ascii="Calibri" w:hAnsi="Calibri" w:cs="Calibri"/>
                <w:sz w:val="16"/>
                <w:lang w:val="en-US"/>
              </w:rPr>
              <w:t xml:space="preserve">however, </w:t>
            </w:r>
            <w:r w:rsidRPr="00A87269">
              <w:rPr>
                <w:rFonts w:ascii="Calibri" w:hAnsi="Calibri" w:cs="Calibri"/>
                <w:sz w:val="16"/>
                <w:lang w:val="en-US"/>
              </w:rPr>
              <w:t xml:space="preserve">Further investigation: </w:t>
            </w:r>
            <w:hyperlink r:id="rId7" w:history="1">
              <w:r w:rsidRPr="00A87269">
                <w:rPr>
                  <w:rStyle w:val="Hyperlink"/>
                  <w:rFonts w:ascii="Calibri" w:hAnsi="Calibri" w:cs="Calibri"/>
                  <w:sz w:val="16"/>
                  <w:lang w:val="en-US"/>
                </w:rPr>
                <w:t>diff</w:t>
              </w:r>
            </w:hyperlink>
            <w:r w:rsidRPr="00A87269">
              <w:rPr>
                <w:rFonts w:ascii="Calibri" w:hAnsi="Calibri" w:cs="Calibri"/>
                <w:sz w:val="16"/>
                <w:lang w:val="en-US"/>
              </w:rPr>
              <w:t xml:space="preserve"> When the citation already contains the journal it keeps the title.</w:t>
            </w:r>
          </w:p>
        </w:tc>
      </w:tr>
      <w:tr w:rsidR="006C048A" w:rsidRPr="00BB02AC" w14:paraId="1673A739" w14:textId="77777777" w:rsidTr="00F6138C">
        <w:tc>
          <w:tcPr>
            <w:tcW w:w="1159" w:type="pct"/>
          </w:tcPr>
          <w:p w14:paraId="59FAF791" w14:textId="26140898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29</w:t>
            </w:r>
          </w:p>
        </w:tc>
        <w:tc>
          <w:tcPr>
            <w:tcW w:w="1521" w:type="pct"/>
          </w:tcPr>
          <w:p w14:paraId="0BF858CF" w14:textId="699A8190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same value volume and issue (https://en.wikipedia.org/wiki/Special:Diff/1329009885)</w:t>
            </w:r>
          </w:p>
        </w:tc>
        <w:tc>
          <w:tcPr>
            <w:tcW w:w="1159" w:type="pct"/>
          </w:tcPr>
          <w:p w14:paraId="5173BC96" w14:textId="6769630D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 xml:space="preserve">LIKELY FIXED: volume=163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unchanged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>.</w:t>
            </w:r>
          </w:p>
        </w:tc>
        <w:tc>
          <w:tcPr>
            <w:tcW w:w="1161" w:type="pct"/>
          </w:tcPr>
          <w:p w14:paraId="62E8C252" w14:textId="2E0B1407" w:rsidR="006C048A" w:rsidRPr="00BB02AC" w:rsidRDefault="00BB02AC" w:rsidP="006C048A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proofErr w:type="spellStart"/>
            <w:r w:rsidRPr="00BB02AC">
              <w:rPr>
                <w:rFonts w:ascii="Calibri" w:hAnsi="Calibri" w:cs="Calibri"/>
                <w:sz w:val="16"/>
                <w:lang w:val="en-US"/>
              </w:rPr>
              <w:t>behaviour</w:t>
            </w:r>
            <w:proofErr w:type="spellEnd"/>
            <w:r w:rsidRPr="00BB02AC">
              <w:rPr>
                <w:rFonts w:ascii="Calibri" w:hAnsi="Calibri" w:cs="Calibri"/>
                <w:sz w:val="16"/>
                <w:lang w:val="en-US"/>
              </w:rPr>
              <w:t xml:space="preserve"> now: </w:t>
            </w:r>
            <w:r w:rsidRPr="00BB02AC">
              <w:rPr>
                <w:rFonts w:ascii="Calibri" w:hAnsi="Calibri" w:cs="Calibri"/>
                <w:sz w:val="16"/>
                <w:lang w:val="en-US"/>
              </w:rPr>
              <w:t>|volume</w:t>
            </w:r>
            <w:ins w:id="0" w:author="Unknown">
              <w:r w:rsidRPr="00BB02AC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>=163 |issue</w:t>
              </w:r>
            </w:ins>
            <w:r w:rsidRPr="00BB02AC">
              <w:rPr>
                <w:rFonts w:ascii="Calibri" w:hAnsi="Calibri" w:cs="Calibri"/>
                <w:sz w:val="16"/>
                <w:lang w:val="en-US"/>
              </w:rPr>
              <w:t>=163</w:t>
            </w:r>
          </w:p>
        </w:tc>
      </w:tr>
      <w:tr w:rsidR="006C048A" w:rsidRPr="008E124F" w14:paraId="0B81A0F2" w14:textId="77777777" w:rsidTr="00F6138C">
        <w:tc>
          <w:tcPr>
            <w:tcW w:w="1159" w:type="pct"/>
          </w:tcPr>
          <w:p w14:paraId="6DE2EA9B" w14:textId="02D34C9F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30</w:t>
            </w:r>
          </w:p>
        </w:tc>
        <w:tc>
          <w:tcPr>
            <w:tcW w:w="1521" w:type="pct"/>
          </w:tcPr>
          <w:p w14:paraId="354F1F4A" w14:textId="7F2F1C0A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malformed </w:t>
            </w: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vauthors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 (https://en.wikipedia.org/wiki/Special:Diff/1347354919)</w:t>
            </w:r>
          </w:p>
        </w:tc>
        <w:tc>
          <w:tcPr>
            <w:tcW w:w="1159" w:type="pct"/>
          </w:tcPr>
          <w:p w14:paraId="377031C6" w14:textId="4D53B940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LIKELY FIXED: malformed </w:t>
            </w: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vauthors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 not added.</w:t>
            </w:r>
          </w:p>
        </w:tc>
        <w:tc>
          <w:tcPr>
            <w:tcW w:w="1161" w:type="pct"/>
          </w:tcPr>
          <w:p w14:paraId="6E237DEF" w14:textId="77777777" w:rsidR="00BB02AC" w:rsidRPr="00BB02AC" w:rsidRDefault="00BB02AC" w:rsidP="00BB02AC">
            <w:pPr>
              <w:rPr>
                <w:rFonts w:ascii="Calibri" w:hAnsi="Calibri" w:cs="Calibri"/>
                <w:sz w:val="16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16"/>
                <w:lang w:val="en-US"/>
              </w:rPr>
              <w:t>Behaviour</w:t>
            </w:r>
            <w:proofErr w:type="spellEnd"/>
            <w:r>
              <w:rPr>
                <w:rFonts w:ascii="Calibri" w:hAnsi="Calibri" w:cs="Calibri"/>
                <w:sz w:val="16"/>
                <w:lang w:val="en-US"/>
              </w:rPr>
              <w:t xml:space="preserve"> now: </w:t>
            </w:r>
            <w:r w:rsidRPr="00BB02AC">
              <w:rPr>
                <w:rFonts w:ascii="Calibri" w:hAnsi="Calibri" w:cs="Calibri"/>
                <w:b/>
                <w:bCs/>
                <w:sz w:val="16"/>
                <w:lang w:val="en-US"/>
              </w:rPr>
              <w:t>+Adding last1: The Lancet Child &amp; Adolescent Health</w:t>
            </w:r>
          </w:p>
          <w:p w14:paraId="33FCFCF9" w14:textId="441A4998" w:rsidR="006C048A" w:rsidRPr="008E124F" w:rsidRDefault="00BB02AC" w:rsidP="006C048A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>Which is incorrect (worse)</w:t>
            </w:r>
          </w:p>
        </w:tc>
      </w:tr>
      <w:tr w:rsidR="006C048A" w:rsidRPr="00EE3266" w14:paraId="6EFDA9A5" w14:textId="77777777" w:rsidTr="00F6138C">
        <w:tc>
          <w:tcPr>
            <w:tcW w:w="1159" w:type="pct"/>
          </w:tcPr>
          <w:p w14:paraId="07081825" w14:textId="53BED87E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31</w:t>
            </w:r>
          </w:p>
        </w:tc>
        <w:tc>
          <w:tcPr>
            <w:tcW w:w="1521" w:type="pct"/>
          </w:tcPr>
          <w:p w14:paraId="5C92E7B5" w14:textId="5B844166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unrelated thesis URL (https://en.wikipedia.org/wiki/Special:Diff/1350864862)</w:t>
            </w:r>
          </w:p>
        </w:tc>
        <w:tc>
          <w:tcPr>
            <w:tcW w:w="1159" w:type="pct"/>
          </w:tcPr>
          <w:p w14:paraId="0ACFE14D" w14:textId="7BCDC7E8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LIKELY FIXED: no thesis URL added.</w:t>
            </w:r>
          </w:p>
        </w:tc>
        <w:tc>
          <w:tcPr>
            <w:tcW w:w="1161" w:type="pct"/>
          </w:tcPr>
          <w:p w14:paraId="50CE4ACA" w14:textId="1C21FFCD" w:rsidR="00EE3266" w:rsidRPr="00EE3266" w:rsidRDefault="00EE3266" w:rsidP="00EE3266">
            <w:pPr>
              <w:rPr>
                <w:rFonts w:ascii="Calibri" w:hAnsi="Calibri" w:cs="Calibri"/>
                <w:b/>
                <w:bCs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sz w:val="16"/>
                <w:lang w:val="en-US"/>
              </w:rPr>
              <w:br/>
              <w:t xml:space="preserve">DOI gives: </w:t>
            </w:r>
            <w:r w:rsidRPr="00EE3266">
              <w:rPr>
                <w:rFonts w:ascii="Calibri" w:hAnsi="Calibri" w:cs="Calibri"/>
                <w:b/>
                <w:bCs/>
                <w:sz w:val="16"/>
                <w:lang w:val="en-US"/>
              </w:rPr>
              <w:t>Deep Residual Learning for Image Recognition</w:t>
            </w:r>
          </w:p>
          <w:p w14:paraId="57B3D248" w14:textId="77777777" w:rsidR="00EC6CA1" w:rsidRPr="00EC6CA1" w:rsidRDefault="00EE3266" w:rsidP="00EC6CA1">
            <w:pPr>
              <w:rPr>
                <w:rFonts w:ascii="Calibri" w:hAnsi="Calibri" w:cs="Calibri"/>
                <w:sz w:val="16"/>
                <w:lang w:val="en-US"/>
              </w:rPr>
            </w:pPr>
            <w:r w:rsidRPr="00EE3266">
              <w:rPr>
                <w:rFonts w:ascii="Calibri" w:hAnsi="Calibri" w:cs="Calibri"/>
                <w:sz w:val="16"/>
                <w:lang w:val="en-US"/>
              </w:rPr>
              <w:t xml:space="preserve">URL </w:t>
            </w:r>
            <w:hyperlink r:id="rId8" w:history="1">
              <w:r w:rsidRPr="00EE3266">
                <w:rPr>
                  <w:rStyle w:val="Hyperlink"/>
                  <w:rFonts w:ascii="Calibri" w:hAnsi="Calibri" w:cs="Calibri"/>
                  <w:sz w:val="16"/>
                  <w:lang w:val="en-US"/>
                </w:rPr>
                <w:t>https://repositorio.unal.edu.co/handle/unal/81443</w:t>
              </w:r>
            </w:hyperlink>
            <w:r w:rsidRPr="00EE3266">
              <w:rPr>
                <w:rFonts w:ascii="Calibri" w:hAnsi="Calibri" w:cs="Calibri"/>
                <w:sz w:val="16"/>
                <w:lang w:val="en-US"/>
              </w:rPr>
              <w:t xml:space="preserve"> is a</w:t>
            </w:r>
            <w:r>
              <w:rPr>
                <w:rFonts w:ascii="Calibri" w:hAnsi="Calibri" w:cs="Calibri"/>
                <w:sz w:val="16"/>
                <w:lang w:val="en-US"/>
              </w:rPr>
              <w:t>dded</w:t>
            </w:r>
            <w:r w:rsidR="00EC6CA1">
              <w:rPr>
                <w:rFonts w:ascii="Calibri" w:hAnsi="Calibri" w:cs="Calibri"/>
                <w:sz w:val="16"/>
                <w:lang w:val="en-US"/>
              </w:rPr>
              <w:t xml:space="preserve"> which is for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Propuesta</w:t>
            </w:r>
            <w:proofErr w:type="spellEnd"/>
            <w:r w:rsidR="00EC6CA1" w:rsidRPr="00EC6CA1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metodológica</w:t>
            </w:r>
            <w:proofErr w:type="spellEnd"/>
            <w:r w:rsidR="00EC6CA1" w:rsidRPr="00EC6CA1">
              <w:rPr>
                <w:rFonts w:ascii="Calibri" w:hAnsi="Calibri" w:cs="Calibri"/>
                <w:sz w:val="16"/>
                <w:lang w:val="en-US"/>
              </w:rPr>
              <w:t xml:space="preserve"> para el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procesamiento</w:t>
            </w:r>
            <w:proofErr w:type="spellEnd"/>
            <w:r w:rsidR="00EC6CA1" w:rsidRPr="00EC6CA1">
              <w:rPr>
                <w:rFonts w:ascii="Calibri" w:hAnsi="Calibri" w:cs="Calibri"/>
                <w:sz w:val="16"/>
                <w:lang w:val="en-US"/>
              </w:rPr>
              <w:t xml:space="preserve"> de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señales</w:t>
            </w:r>
            <w:proofErr w:type="spellEnd"/>
            <w:r w:rsidR="00EC6CA1" w:rsidRPr="00EC6CA1">
              <w:rPr>
                <w:rFonts w:ascii="Calibri" w:hAnsi="Calibri" w:cs="Calibri"/>
                <w:sz w:val="16"/>
                <w:lang w:val="en-US"/>
              </w:rPr>
              <w:t xml:space="preserve"> y videos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aplicada</w:t>
            </w:r>
            <w:proofErr w:type="spellEnd"/>
            <w:r w:rsidR="00EC6CA1" w:rsidRPr="00EC6CA1">
              <w:rPr>
                <w:rFonts w:ascii="Calibri" w:hAnsi="Calibri" w:cs="Calibri"/>
                <w:sz w:val="16"/>
                <w:lang w:val="en-US"/>
              </w:rPr>
              <w:t xml:space="preserve"> a la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detección</w:t>
            </w:r>
            <w:proofErr w:type="spellEnd"/>
            <w:r w:rsidR="00EC6CA1" w:rsidRPr="00EC6CA1">
              <w:rPr>
                <w:rFonts w:ascii="Calibri" w:hAnsi="Calibri" w:cs="Calibri"/>
                <w:sz w:val="16"/>
                <w:lang w:val="en-US"/>
              </w:rPr>
              <w:t xml:space="preserve"> y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caracterización</w:t>
            </w:r>
            <w:proofErr w:type="spellEnd"/>
            <w:r w:rsidR="00EC6CA1" w:rsidRPr="00EC6CA1">
              <w:rPr>
                <w:rFonts w:ascii="Calibri" w:hAnsi="Calibri" w:cs="Calibri"/>
                <w:sz w:val="16"/>
                <w:lang w:val="en-US"/>
              </w:rPr>
              <w:t xml:space="preserve"> de la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multiplicidad</w:t>
            </w:r>
            <w:proofErr w:type="spellEnd"/>
            <w:r w:rsidR="00EC6CA1" w:rsidRPr="00EC6CA1">
              <w:rPr>
                <w:rFonts w:ascii="Calibri" w:hAnsi="Calibri" w:cs="Calibri"/>
                <w:sz w:val="16"/>
                <w:lang w:val="en-US"/>
              </w:rPr>
              <w:t xml:space="preserve"> de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descargas</w:t>
            </w:r>
            <w:proofErr w:type="spellEnd"/>
            <w:r w:rsidR="00EC6CA1" w:rsidRPr="00EC6CA1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eléctricas</w:t>
            </w:r>
            <w:proofErr w:type="spellEnd"/>
            <w:r w:rsidR="00EC6CA1" w:rsidRPr="00EC6CA1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="00EC6CA1" w:rsidRPr="00EC6CA1">
              <w:rPr>
                <w:rFonts w:ascii="Calibri" w:hAnsi="Calibri" w:cs="Calibri"/>
                <w:sz w:val="16"/>
                <w:lang w:val="en-US"/>
              </w:rPr>
              <w:t>atmosféricas</w:t>
            </w:r>
            <w:proofErr w:type="spellEnd"/>
          </w:p>
          <w:p w14:paraId="60210D07" w14:textId="2897079F" w:rsidR="006C048A" w:rsidRPr="00EE3266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</w:p>
        </w:tc>
      </w:tr>
      <w:tr w:rsidR="006C048A" w:rsidRPr="008E124F" w14:paraId="5EBCE558" w14:textId="77777777" w:rsidTr="00F6138C">
        <w:tc>
          <w:tcPr>
            <w:tcW w:w="1159" w:type="pct"/>
          </w:tcPr>
          <w:p w14:paraId="1462128F" w14:textId="2D558B0D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32</w:t>
            </w:r>
          </w:p>
        </w:tc>
        <w:tc>
          <w:tcPr>
            <w:tcW w:w="1521" w:type="pct"/>
          </w:tcPr>
          <w:p w14:paraId="116EB5EB" w14:textId="45C448A4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spurious Annual Reviews issue (https://en.wikipedia.org/wiki/Special:Diff/1351794869)</w:t>
            </w:r>
          </w:p>
        </w:tc>
        <w:tc>
          <w:tcPr>
            <w:tcW w:w="1159" w:type="pct"/>
          </w:tcPr>
          <w:p w14:paraId="5F45B42A" w14:textId="16238A08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NOT REPRODUCED: no issue added.</w:t>
            </w:r>
          </w:p>
        </w:tc>
        <w:tc>
          <w:tcPr>
            <w:tcW w:w="1161" w:type="pct"/>
          </w:tcPr>
          <w:p w14:paraId="57D6991D" w14:textId="4EFB85DE" w:rsidR="006C048A" w:rsidRPr="008E124F" w:rsidRDefault="00EC6CA1" w:rsidP="006C048A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sz w:val="16"/>
                <w:lang w:val="en-US"/>
              </w:rPr>
              <w:br/>
              <w:t>Issue 1 is added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proofErr w:type="spellStart"/>
            <w:r w:rsidRPr="00EC6CA1">
              <w:rPr>
                <w:rFonts w:ascii="Calibri" w:hAnsi="Calibri" w:cs="Calibri"/>
                <w:sz w:val="16"/>
                <w:lang w:val="en-US"/>
              </w:rPr>
              <w:t>Pubmed</w:t>
            </w:r>
            <w:proofErr w:type="spellEnd"/>
            <w:r w:rsidRPr="00EC6CA1">
              <w:rPr>
                <w:rFonts w:ascii="Calibri" w:hAnsi="Calibri" w:cs="Calibri"/>
                <w:sz w:val="16"/>
                <w:lang w:val="en-US"/>
              </w:rPr>
              <w:t xml:space="preserve"> gives: Annu Rev Cell Dev Biol. 2024 Oct;40(1):143-168. Further investigation needed unless correct</w:t>
            </w:r>
          </w:p>
        </w:tc>
      </w:tr>
      <w:tr w:rsidR="006C048A" w:rsidRPr="003C4B63" w14:paraId="338CBE68" w14:textId="77777777" w:rsidTr="00F6138C">
        <w:tc>
          <w:tcPr>
            <w:tcW w:w="1159" w:type="pct"/>
          </w:tcPr>
          <w:p w14:paraId="0FB74BD2" w14:textId="151AFD82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33</w:t>
            </w:r>
          </w:p>
        </w:tc>
        <w:tc>
          <w:tcPr>
            <w:tcW w:w="1521" w:type="pct"/>
          </w:tcPr>
          <w:p w14:paraId="05E46B85" w14:textId="477C1FF2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cookieAbsent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 (https://en.wikipedia.org/wiki/Special:Diff/1351798135), second example (https://en.wikipedia.org/wiki/Special:Diff/1351799610)</w:t>
            </w:r>
          </w:p>
        </w:tc>
        <w:tc>
          <w:tcPr>
            <w:tcW w:w="1159" w:type="pct"/>
          </w:tcPr>
          <w:p w14:paraId="26FD7195" w14:textId="7FE257D5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 xml:space="preserve">UNRESOLVED CLEANUP: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citations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untouched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>.</w:t>
            </w:r>
          </w:p>
        </w:tc>
        <w:tc>
          <w:tcPr>
            <w:tcW w:w="1161" w:type="pct"/>
          </w:tcPr>
          <w:p w14:paraId="37939375" w14:textId="586FB676" w:rsidR="006C048A" w:rsidRPr="003C4B63" w:rsidRDefault="003D7F88" w:rsidP="006C048A">
            <w:pPr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</w:rPr>
              <w:t xml:space="preserve">Feature </w:t>
            </w:r>
            <w:proofErr w:type="spellStart"/>
            <w:r>
              <w:rPr>
                <w:rFonts w:ascii="Calibri" w:hAnsi="Calibri" w:cs="Calibri"/>
                <w:sz w:val="16"/>
              </w:rPr>
              <w:t>request</w:t>
            </w:r>
            <w:proofErr w:type="spellEnd"/>
          </w:p>
        </w:tc>
      </w:tr>
      <w:tr w:rsidR="006C048A" w:rsidRPr="003D7F88" w14:paraId="210C9B4A" w14:textId="77777777" w:rsidTr="00F6138C">
        <w:tc>
          <w:tcPr>
            <w:tcW w:w="1159" w:type="pct"/>
          </w:tcPr>
          <w:p w14:paraId="39715986" w14:textId="1244C880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34</w:t>
            </w:r>
          </w:p>
        </w:tc>
        <w:tc>
          <w:tcPr>
            <w:tcW w:w="1521" w:type="pct"/>
          </w:tcPr>
          <w:p w14:paraId="4C8436EE" w14:textId="73CC7F1C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shortened DOI (https://en.wikipedia.org/wiki/Special:Diff/1354485720)</w:t>
            </w:r>
          </w:p>
        </w:tc>
        <w:tc>
          <w:tcPr>
            <w:tcW w:w="1159" w:type="pct"/>
          </w:tcPr>
          <w:p w14:paraId="073C2CB8" w14:textId="07354040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FALSE ATTRIBUTION LIKELY.</w:t>
            </w:r>
          </w:p>
        </w:tc>
        <w:tc>
          <w:tcPr>
            <w:tcW w:w="1161" w:type="pct"/>
          </w:tcPr>
          <w:p w14:paraId="620CD322" w14:textId="2F5FAFC6" w:rsidR="006C048A" w:rsidRPr="003D7F88" w:rsidRDefault="003D7F88" w:rsidP="006C048A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 w:rsidRPr="003D7F88">
              <w:rPr>
                <w:rFonts w:ascii="Calibri" w:hAnsi="Calibri" w:cs="Calibri"/>
                <w:sz w:val="16"/>
                <w:lang w:val="en-US"/>
              </w:rPr>
              <w:br/>
            </w:r>
            <w:proofErr w:type="spellStart"/>
            <w:r w:rsidRPr="003D7F88">
              <w:rPr>
                <w:rFonts w:ascii="Calibri" w:hAnsi="Calibri" w:cs="Calibri"/>
                <w:sz w:val="16"/>
                <w:lang w:val="en-US"/>
              </w:rPr>
              <w:t>d</w:t>
            </w:r>
            <w:r>
              <w:rPr>
                <w:rFonts w:ascii="Calibri" w:hAnsi="Calibri" w:cs="Calibri"/>
                <w:sz w:val="16"/>
                <w:lang w:val="en-US"/>
              </w:rPr>
              <w:t>oi</w:t>
            </w:r>
            <w:proofErr w:type="spellEnd"/>
            <w:r>
              <w:rPr>
                <w:rFonts w:ascii="Calibri" w:hAnsi="Calibri" w:cs="Calibri"/>
                <w:sz w:val="16"/>
                <w:lang w:val="en-US"/>
              </w:rPr>
              <w:t xml:space="preserve"> changed from </w:t>
            </w:r>
            <w:r w:rsidRPr="003D7F88">
              <w:rPr>
                <w:rFonts w:ascii="Calibri" w:hAnsi="Calibri" w:cs="Calibri"/>
                <w:sz w:val="16"/>
                <w:lang w:val="en-US"/>
              </w:rPr>
              <w:t>|doi=10.1097/01.jac.0000264606.50123.6d~the-role-of-community-health-centers-in-delivering-primary?redirectionsource=fulltextview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 to </w:t>
            </w:r>
            <w:proofErr w:type="spellStart"/>
            <w:r w:rsidRPr="003D7F88">
              <w:rPr>
                <w:rFonts w:ascii="Calibri" w:hAnsi="Calibri" w:cs="Calibri"/>
                <w:sz w:val="16"/>
                <w:lang w:val="en-US"/>
              </w:rPr>
              <w:t>doi</w:t>
            </w:r>
            <w:proofErr w:type="spellEnd"/>
            <w:r w:rsidRPr="003D7F88">
              <w:rPr>
                <w:rFonts w:ascii="Calibri" w:hAnsi="Calibri" w:cs="Calibri"/>
                <w:sz w:val="16"/>
                <w:lang w:val="en-US"/>
              </w:rPr>
              <w:t>=10.1097/01</w:t>
            </w:r>
            <w:r w:rsidRPr="003D7F88">
              <w:rPr>
                <w:rFonts w:ascii="Calibri" w:hAnsi="Calibri" w:cs="Calibri"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b/>
                <w:bCs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sz w:val="16"/>
                <w:lang w:val="en-US"/>
              </w:rPr>
              <w:t>Further investigation needed</w:t>
            </w:r>
            <w:del w:id="1" w:author="Unknown">
              <w:r w:rsidRPr="003D7F88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delText>.jac.0000264606.50123.6d~the-role-of-community-health-centers-in-delivering-primary?redirections</w:delText>
              </w:r>
            </w:del>
          </w:p>
        </w:tc>
      </w:tr>
      <w:tr w:rsidR="006C048A" w:rsidRPr="00922585" w14:paraId="3E8C228F" w14:textId="77777777" w:rsidTr="00F6138C">
        <w:tc>
          <w:tcPr>
            <w:tcW w:w="1159" w:type="pct"/>
          </w:tcPr>
          <w:p w14:paraId="7BAE3AD9" w14:textId="77CEAFF3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lastRenderedPageBreak/>
              <w:t>35</w:t>
            </w:r>
          </w:p>
        </w:tc>
        <w:tc>
          <w:tcPr>
            <w:tcW w:w="1521" w:type="pct"/>
          </w:tcPr>
          <w:p w14:paraId="66149648" w14:textId="4F40F72F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duplicate chapter/title (https://en.wikipedia.org/wiki/Special:Diff/1365841755)</w:t>
            </w:r>
          </w:p>
        </w:tc>
        <w:tc>
          <w:tcPr>
            <w:tcW w:w="1159" w:type="pct"/>
          </w:tcPr>
          <w:p w14:paraId="3ED6474F" w14:textId="0A57B44C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proofErr w:type="gramStart"/>
            <w:r w:rsidRPr="003C4B63">
              <w:rPr>
                <w:rFonts w:ascii="Calibri" w:hAnsi="Calibri" w:cs="Calibri"/>
                <w:sz w:val="16"/>
              </w:rPr>
              <w:t>DIFFERENT /</w:t>
            </w:r>
            <w:proofErr w:type="gramEnd"/>
            <w:r w:rsidRPr="003C4B63">
              <w:rPr>
                <w:rFonts w:ascii="Calibri" w:hAnsi="Calibri" w:cs="Calibri"/>
                <w:sz w:val="16"/>
              </w:rPr>
              <w:t xml:space="preserve"> AMBIGUOUS.</w:t>
            </w:r>
          </w:p>
        </w:tc>
        <w:tc>
          <w:tcPr>
            <w:tcW w:w="1161" w:type="pct"/>
          </w:tcPr>
          <w:p w14:paraId="20497EA4" w14:textId="277899F2" w:rsidR="006C048A" w:rsidRPr="00922585" w:rsidRDefault="00922585" w:rsidP="006C048A">
            <w:pPr>
              <w:rPr>
                <w:rFonts w:ascii="Calibri" w:hAnsi="Calibri" w:cs="Calibri"/>
                <w:sz w:val="16"/>
                <w:lang w:val="en-US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 w:rsidRPr="00922585">
              <w:rPr>
                <w:rFonts w:ascii="Calibri" w:hAnsi="Calibri" w:cs="Calibri"/>
                <w:sz w:val="16"/>
                <w:lang w:val="en-US"/>
              </w:rPr>
              <w:br/>
              <w:t xml:space="preserve">investigation needed in to </w:t>
            </w:r>
            <w:r>
              <w:rPr>
                <w:rFonts w:ascii="Calibri" w:hAnsi="Calibri" w:cs="Calibri"/>
                <w:sz w:val="16"/>
                <w:lang w:val="en-US"/>
              </w:rPr>
              <w:t>correct for</w:t>
            </w:r>
          </w:p>
        </w:tc>
      </w:tr>
      <w:tr w:rsidR="006C048A" w:rsidRPr="003C4B63" w14:paraId="6CEB84FB" w14:textId="77777777" w:rsidTr="00F6138C">
        <w:tc>
          <w:tcPr>
            <w:tcW w:w="1159" w:type="pct"/>
          </w:tcPr>
          <w:p w14:paraId="21169EA5" w14:textId="32175FDD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36</w:t>
            </w:r>
          </w:p>
        </w:tc>
        <w:tc>
          <w:tcPr>
            <w:tcW w:w="1521" w:type="pct"/>
          </w:tcPr>
          <w:p w14:paraId="7BD0D97C" w14:textId="45C56253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page P# range (https://en.wikipedia.org/wiki/Special:Diff/1368649553), second (https://en.wikipedia.org/wiki/Special:Diff/1368661324)</w:t>
            </w:r>
          </w:p>
        </w:tc>
        <w:tc>
          <w:tcPr>
            <w:tcW w:w="1159" w:type="pct"/>
          </w:tcPr>
          <w:p w14:paraId="16345712" w14:textId="4059D71B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STILL REPRODUCES: P12:3-P12:9 becomes 12:3-P12:9.</w:t>
            </w:r>
          </w:p>
        </w:tc>
        <w:tc>
          <w:tcPr>
            <w:tcW w:w="1161" w:type="pct"/>
          </w:tcPr>
          <w:p w14:paraId="36C634FC" w14:textId="5ECB3730" w:rsidR="006C048A" w:rsidRPr="003C4B63" w:rsidRDefault="00922585" w:rsidP="006C048A">
            <w:pPr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  <w:lang w:val="en-US"/>
              </w:rPr>
              <w:t xml:space="preserve">Gadget: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t>STILL REPRODUCES:</w:t>
            </w:r>
          </w:p>
        </w:tc>
      </w:tr>
      <w:tr w:rsidR="006C048A" w:rsidRPr="00922585" w14:paraId="6587D110" w14:textId="77777777" w:rsidTr="00F6138C">
        <w:tc>
          <w:tcPr>
            <w:tcW w:w="1159" w:type="pct"/>
          </w:tcPr>
          <w:p w14:paraId="22597E6E" w14:textId="32EDF01C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37</w:t>
            </w:r>
          </w:p>
        </w:tc>
        <w:tc>
          <w:tcPr>
            <w:tcW w:w="1521" w:type="pct"/>
          </w:tcPr>
          <w:p w14:paraId="5E541581" w14:textId="6D213CAF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garbled math formula (https://en.wikipedia.org/wiki/Special:Diff/1368650401)</w:t>
            </w:r>
          </w:p>
        </w:tc>
        <w:tc>
          <w:tcPr>
            <w:tcW w:w="1159" w:type="pct"/>
          </w:tcPr>
          <w:p w14:paraId="5AC9E402" w14:textId="2F21EF99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 xml:space="preserve">NOT REPRODUCED: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formula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preserved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>.</w:t>
            </w:r>
          </w:p>
        </w:tc>
        <w:tc>
          <w:tcPr>
            <w:tcW w:w="1161" w:type="pct"/>
          </w:tcPr>
          <w:p w14:paraId="4B211BFA" w14:textId="77777777" w:rsidR="00922585" w:rsidRPr="00922585" w:rsidRDefault="00922585" w:rsidP="00922585">
            <w:pPr>
              <w:rPr>
                <w:rFonts w:ascii="Calibri" w:hAnsi="Calibri" w:cs="Calibri"/>
                <w:sz w:val="16"/>
                <w:lang w:val="en-US"/>
              </w:rPr>
            </w:pPr>
            <w:r w:rsidRPr="00922585">
              <w:rPr>
                <w:rFonts w:ascii="Calibri" w:hAnsi="Calibri" w:cs="Calibri"/>
                <w:sz w:val="16"/>
                <w:lang w:val="en-US"/>
              </w:rPr>
              <w:t xml:space="preserve">{{citation|first1=Emanuel|last1=Milman|first2=Joe|last2=Neeman|title=The structure of isoperimetric bubbles on </w:t>
            </w:r>
            <w:del w:id="2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delText>&lt;math&gt;</w:delText>
              </w:r>
            </w:del>
            <w:r w:rsidRPr="00922585">
              <w:rPr>
                <w:rFonts w:ascii="Calibri" w:hAnsi="Calibri" w:cs="Calibri"/>
                <w:sz w:val="16"/>
                <w:lang w:val="en-US"/>
              </w:rPr>
              <w:t>\</w:t>
            </w:r>
            <w:proofErr w:type="spellStart"/>
            <w:r w:rsidRPr="00922585">
              <w:rPr>
                <w:rFonts w:ascii="Calibri" w:hAnsi="Calibri" w:cs="Calibri"/>
                <w:sz w:val="16"/>
                <w:lang w:val="en-US"/>
              </w:rPr>
              <w:t>mathbb</w:t>
            </w:r>
            <w:del w:id="3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delText>{</w:delText>
              </w:r>
            </w:del>
            <w:r w:rsidRPr="00922585">
              <w:rPr>
                <w:rFonts w:ascii="Calibri" w:hAnsi="Calibri" w:cs="Calibri"/>
                <w:sz w:val="16"/>
                <w:lang w:val="en-US"/>
              </w:rPr>
              <w:t>R</w:t>
            </w:r>
            <w:del w:id="4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delText>}</w:delText>
              </w:r>
            </w:del>
            <w:r w:rsidRPr="00922585">
              <w:rPr>
                <w:rFonts w:ascii="Calibri" w:hAnsi="Calibri" w:cs="Calibri"/>
                <w:sz w:val="16"/>
                <w:lang w:val="en-US"/>
              </w:rPr>
              <w:t>^n</w:t>
            </w:r>
            <w:proofErr w:type="spellEnd"/>
            <w:del w:id="5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delText>&lt;/math&gt;</w:delText>
              </w:r>
            </w:del>
            <w:r w:rsidRPr="00922585">
              <w:rPr>
                <w:rFonts w:ascii="Calibri" w:hAnsi="Calibri" w:cs="Calibri"/>
                <w:sz w:val="16"/>
                <w:lang w:val="en-US"/>
              </w:rPr>
              <w:t xml:space="preserve"> and </w:t>
            </w:r>
            <w:del w:id="6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delText>&lt;math&gt;</w:delText>
              </w:r>
            </w:del>
            <w:r w:rsidRPr="00922585">
              <w:rPr>
                <w:rFonts w:ascii="Calibri" w:hAnsi="Calibri" w:cs="Calibri"/>
                <w:sz w:val="16"/>
                <w:lang w:val="en-US"/>
              </w:rPr>
              <w:t>\</w:t>
            </w:r>
            <w:proofErr w:type="spellStart"/>
            <w:r w:rsidRPr="00922585">
              <w:rPr>
                <w:rFonts w:ascii="Calibri" w:hAnsi="Calibri" w:cs="Calibri"/>
                <w:sz w:val="16"/>
                <w:lang w:val="en-US"/>
              </w:rPr>
              <w:t>mathbb</w:t>
            </w:r>
            <w:del w:id="7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delText>{</w:delText>
              </w:r>
            </w:del>
            <w:r w:rsidRPr="00922585">
              <w:rPr>
                <w:rFonts w:ascii="Calibri" w:hAnsi="Calibri" w:cs="Calibri"/>
                <w:sz w:val="16"/>
                <w:lang w:val="en-US"/>
              </w:rPr>
              <w:t>S</w:t>
            </w:r>
            <w:del w:id="8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delText>}</w:delText>
              </w:r>
            </w:del>
            <w:r w:rsidRPr="00922585">
              <w:rPr>
                <w:rFonts w:ascii="Calibri" w:hAnsi="Calibri" w:cs="Calibri"/>
                <w:sz w:val="16"/>
                <w:lang w:val="en-US"/>
              </w:rPr>
              <w:t>^n</w:t>
            </w:r>
            <w:del w:id="9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delText>&lt;/math&gt;</w:delText>
              </w:r>
            </w:del>
            <w:r w:rsidRPr="00922585">
              <w:rPr>
                <w:rFonts w:ascii="Calibri" w:hAnsi="Calibri" w:cs="Calibri"/>
                <w:sz w:val="16"/>
                <w:lang w:val="en-US"/>
              </w:rPr>
              <w:t>|year</w:t>
            </w:r>
            <w:proofErr w:type="spellEnd"/>
            <w:r w:rsidRPr="00922585">
              <w:rPr>
                <w:rFonts w:ascii="Calibri" w:hAnsi="Calibri" w:cs="Calibri"/>
                <w:sz w:val="16"/>
                <w:lang w:val="en-US"/>
              </w:rPr>
              <w:t>=</w:t>
            </w:r>
            <w:del w:id="10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delText>2022</w:delText>
              </w:r>
            </w:del>
            <w:r w:rsidRPr="00922585">
              <w:rPr>
                <w:rFonts w:ascii="Calibri" w:hAnsi="Calibri" w:cs="Calibri"/>
                <w:sz w:val="16"/>
                <w:lang w:val="en-US"/>
              </w:rPr>
              <w:t>|</w:t>
            </w:r>
            <w:proofErr w:type="spellStart"/>
            <w:r w:rsidRPr="00922585">
              <w:rPr>
                <w:rFonts w:ascii="Calibri" w:hAnsi="Calibri" w:cs="Calibri"/>
                <w:sz w:val="16"/>
                <w:lang w:val="en-US"/>
              </w:rPr>
              <w:t>arxiv</w:t>
            </w:r>
            <w:proofErr w:type="spellEnd"/>
            <w:r w:rsidRPr="00922585">
              <w:rPr>
                <w:rFonts w:ascii="Calibri" w:hAnsi="Calibri" w:cs="Calibri"/>
                <w:sz w:val="16"/>
                <w:lang w:val="en-US"/>
              </w:rPr>
              <w:t>=2205.09102}}</w:t>
            </w:r>
            <w:r w:rsidRPr="00922585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16"/>
                <w:lang w:val="en-US"/>
              </w:rPr>
              <w:t xml:space="preserve">changed to </w:t>
            </w:r>
            <w:r w:rsidRPr="00922585">
              <w:rPr>
                <w:rFonts w:ascii="Calibri" w:hAnsi="Calibri" w:cs="Calibri"/>
                <w:sz w:val="16"/>
                <w:lang w:val="en-US"/>
              </w:rPr>
              <w:t xml:space="preserve">{{citation|first1=Emanuel|last1=Milman|first2=Joe|last2=Neeman|title=The structure of isoperimetric bubbles on </w:t>
            </w:r>
            <w:ins w:id="11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>$</w:t>
              </w:r>
            </w:ins>
            <w:r w:rsidRPr="00922585">
              <w:rPr>
                <w:rFonts w:ascii="Calibri" w:hAnsi="Calibri" w:cs="Calibri"/>
                <w:sz w:val="16"/>
                <w:lang w:val="en-US"/>
              </w:rPr>
              <w:t>\</w:t>
            </w:r>
            <w:proofErr w:type="spellStart"/>
            <w:r w:rsidRPr="00922585">
              <w:rPr>
                <w:rFonts w:ascii="Calibri" w:hAnsi="Calibri" w:cs="Calibri"/>
                <w:sz w:val="16"/>
                <w:lang w:val="en-US"/>
              </w:rPr>
              <w:t>mathbb</w:t>
            </w:r>
            <w:proofErr w:type="spellEnd"/>
            <w:ins w:id="12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>&amp;#123;</w:t>
              </w:r>
            </w:ins>
            <w:r w:rsidRPr="00922585">
              <w:rPr>
                <w:rFonts w:ascii="Calibri" w:hAnsi="Calibri" w:cs="Calibri"/>
                <w:sz w:val="16"/>
                <w:lang w:val="en-US"/>
              </w:rPr>
              <w:t>R</w:t>
            </w:r>
            <w:ins w:id="13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>&amp;#125;</w:t>
              </w:r>
            </w:ins>
            <w:r w:rsidRPr="00922585">
              <w:rPr>
                <w:rFonts w:ascii="Calibri" w:hAnsi="Calibri" w:cs="Calibri"/>
                <w:sz w:val="16"/>
                <w:lang w:val="en-US"/>
              </w:rPr>
              <w:t>^n</w:t>
            </w:r>
            <w:ins w:id="14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>$</w:t>
              </w:r>
            </w:ins>
            <w:r w:rsidRPr="00922585">
              <w:rPr>
                <w:rFonts w:ascii="Calibri" w:hAnsi="Calibri" w:cs="Calibri"/>
                <w:sz w:val="16"/>
                <w:lang w:val="en-US"/>
              </w:rPr>
              <w:t xml:space="preserve"> and </w:t>
            </w:r>
            <w:ins w:id="15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>$</w:t>
              </w:r>
            </w:ins>
            <w:r w:rsidRPr="00922585">
              <w:rPr>
                <w:rFonts w:ascii="Calibri" w:hAnsi="Calibri" w:cs="Calibri"/>
                <w:sz w:val="16"/>
                <w:lang w:val="en-US"/>
              </w:rPr>
              <w:t>\</w:t>
            </w:r>
            <w:proofErr w:type="spellStart"/>
            <w:r w:rsidRPr="00922585">
              <w:rPr>
                <w:rFonts w:ascii="Calibri" w:hAnsi="Calibri" w:cs="Calibri"/>
                <w:sz w:val="16"/>
                <w:lang w:val="en-US"/>
              </w:rPr>
              <w:t>mathbb</w:t>
            </w:r>
            <w:proofErr w:type="spellEnd"/>
            <w:ins w:id="16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>&amp;#123;</w:t>
              </w:r>
            </w:ins>
            <w:r w:rsidRPr="00922585">
              <w:rPr>
                <w:rFonts w:ascii="Calibri" w:hAnsi="Calibri" w:cs="Calibri"/>
                <w:sz w:val="16"/>
                <w:lang w:val="en-US"/>
              </w:rPr>
              <w:t>S</w:t>
            </w:r>
            <w:ins w:id="17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>&amp;#125;</w:t>
              </w:r>
            </w:ins>
            <w:r w:rsidRPr="00922585">
              <w:rPr>
                <w:rFonts w:ascii="Calibri" w:hAnsi="Calibri" w:cs="Calibri"/>
                <w:sz w:val="16"/>
                <w:lang w:val="en-US"/>
              </w:rPr>
              <w:t>^n</w:t>
            </w:r>
            <w:ins w:id="18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 xml:space="preserve">$|journal=Acta Mathematica </w:t>
              </w:r>
            </w:ins>
            <w:r w:rsidRPr="00922585">
              <w:rPr>
                <w:rFonts w:ascii="Calibri" w:hAnsi="Calibri" w:cs="Calibri"/>
                <w:sz w:val="16"/>
                <w:lang w:val="en-US"/>
              </w:rPr>
              <w:t>|year=</w:t>
            </w:r>
            <w:ins w:id="19" w:author="Unknown"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>2025|volume=234 |pages=71–188 |</w:t>
              </w:r>
              <w:proofErr w:type="spellStart"/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>doi</w:t>
              </w:r>
              <w:proofErr w:type="spellEnd"/>
              <w:r w:rsidRPr="00922585">
                <w:rPr>
                  <w:rFonts w:ascii="Calibri" w:hAnsi="Calibri" w:cs="Calibri"/>
                  <w:b/>
                  <w:bCs/>
                  <w:sz w:val="16"/>
                  <w:lang w:val="en-US"/>
                </w:rPr>
                <w:t xml:space="preserve">=10.4310/ACTA.2025.v234.n1.a2 </w:t>
              </w:r>
            </w:ins>
            <w:r w:rsidRPr="00922585">
              <w:rPr>
                <w:rFonts w:ascii="Calibri" w:hAnsi="Calibri" w:cs="Calibri"/>
                <w:sz w:val="16"/>
                <w:lang w:val="en-US"/>
              </w:rPr>
              <w:t>|</w:t>
            </w:r>
            <w:proofErr w:type="spellStart"/>
            <w:r w:rsidRPr="00922585">
              <w:rPr>
                <w:rFonts w:ascii="Calibri" w:hAnsi="Calibri" w:cs="Calibri"/>
                <w:sz w:val="16"/>
                <w:lang w:val="en-US"/>
              </w:rPr>
              <w:t>arxiv</w:t>
            </w:r>
            <w:proofErr w:type="spellEnd"/>
            <w:r w:rsidRPr="00922585">
              <w:rPr>
                <w:rFonts w:ascii="Calibri" w:hAnsi="Calibri" w:cs="Calibri"/>
                <w:sz w:val="16"/>
                <w:lang w:val="en-US"/>
              </w:rPr>
              <w:t>=2205.09102}}&lt;/ref&gt;</w:t>
            </w:r>
            <w:r>
              <w:rPr>
                <w:rFonts w:ascii="Calibri" w:hAnsi="Calibri" w:cs="Calibri"/>
                <w:sz w:val="16"/>
                <w:lang w:val="en-US"/>
              </w:rPr>
              <w:br/>
            </w:r>
            <w:r>
              <w:rPr>
                <w:rFonts w:ascii="Calibri" w:hAnsi="Calibri" w:cs="Calibri"/>
                <w:sz w:val="16"/>
                <w:lang w:val="en-US"/>
              </w:rPr>
              <w:br/>
              <w:t>if journal already present original title stays preserved as correct</w:t>
            </w:r>
            <w:r>
              <w:rPr>
                <w:rFonts w:ascii="Calibri" w:hAnsi="Calibri" w:cs="Calibri"/>
                <w:sz w:val="16"/>
                <w:lang w:val="en-US"/>
              </w:rPr>
              <w:br/>
              <w:t xml:space="preserve">output: </w:t>
            </w:r>
            <w:r w:rsidRPr="00922585">
              <w:rPr>
                <w:rFonts w:ascii="Calibri" w:hAnsi="Calibri" w:cs="Calibri"/>
                <w:sz w:val="16"/>
                <w:lang w:val="en-US"/>
              </w:rPr>
              <w:t>&gt;Checking that DOI 10.4310/ACTA.2025.v234.n1.a2 is operational...</w:t>
            </w:r>
          </w:p>
          <w:p w14:paraId="503B322A" w14:textId="77777777" w:rsidR="00922585" w:rsidRPr="005D2CD6" w:rsidRDefault="00922585" w:rsidP="00922585">
            <w:pPr>
              <w:rPr>
                <w:rFonts w:ascii="Calibri" w:hAnsi="Calibri" w:cs="Calibri"/>
                <w:sz w:val="16"/>
                <w:lang w:val="en-US"/>
              </w:rPr>
            </w:pPr>
            <w:r w:rsidRPr="00922585">
              <w:rPr>
                <w:rFonts w:ascii="Calibri" w:hAnsi="Calibri" w:cs="Calibri"/>
                <w:sz w:val="16"/>
                <w:lang w:val="en-US"/>
              </w:rPr>
              <w:t xml:space="preserve">   </w:t>
            </w:r>
            <w:proofErr w:type="gramStart"/>
            <w:r w:rsidRPr="005D2CD6">
              <w:rPr>
                <w:rFonts w:ascii="Calibri" w:hAnsi="Calibri" w:cs="Calibri"/>
                <w:sz w:val="16"/>
                <w:lang w:val="en-US"/>
              </w:rPr>
              <w:t>!</w:t>
            </w:r>
            <w:proofErr w:type="spellStart"/>
            <w:r w:rsidRPr="005D2CD6">
              <w:rPr>
                <w:rFonts w:ascii="Calibri" w:hAnsi="Calibri" w:cs="Calibri"/>
                <w:sz w:val="16"/>
                <w:lang w:val="en-US"/>
              </w:rPr>
              <w:t>CrossRef</w:t>
            </w:r>
            <w:proofErr w:type="spellEnd"/>
            <w:proofErr w:type="gramEnd"/>
            <w:r w:rsidRPr="005D2CD6">
              <w:rPr>
                <w:rFonts w:ascii="Calibri" w:hAnsi="Calibri" w:cs="Calibri"/>
                <w:sz w:val="16"/>
                <w:lang w:val="en-US"/>
              </w:rPr>
              <w:t xml:space="preserve"> title did not match existing title: doi:</w:t>
            </w:r>
            <w:hyperlink r:id="rId9" w:tgtFrame="_blank" w:history="1">
              <w:r w:rsidRPr="005D2CD6">
                <w:rPr>
                  <w:rStyle w:val="Hyperlink"/>
                  <w:rFonts w:ascii="Calibri" w:hAnsi="Calibri" w:cs="Calibri"/>
                  <w:sz w:val="16"/>
                  <w:lang w:val="en-US"/>
                </w:rPr>
                <w:t>10.4310/</w:t>
              </w:r>
              <w:proofErr w:type="gramStart"/>
              <w:r w:rsidRPr="005D2CD6">
                <w:rPr>
                  <w:rStyle w:val="Hyperlink"/>
                  <w:rFonts w:ascii="Calibri" w:hAnsi="Calibri" w:cs="Calibri"/>
                  <w:sz w:val="16"/>
                  <w:lang w:val="en-US"/>
                </w:rPr>
                <w:t>ACTA.2025.v</w:t>
              </w:r>
              <w:proofErr w:type="gramEnd"/>
              <w:r w:rsidRPr="005D2CD6">
                <w:rPr>
                  <w:rStyle w:val="Hyperlink"/>
                  <w:rFonts w:ascii="Calibri" w:hAnsi="Calibri" w:cs="Calibri"/>
                  <w:sz w:val="16"/>
                  <w:lang w:val="en-US"/>
                </w:rPr>
                <w:t>234.n</w:t>
              </w:r>
              <w:proofErr w:type="gramStart"/>
              <w:r w:rsidRPr="005D2CD6">
                <w:rPr>
                  <w:rStyle w:val="Hyperlink"/>
                  <w:rFonts w:ascii="Calibri" w:hAnsi="Calibri" w:cs="Calibri"/>
                  <w:sz w:val="16"/>
                  <w:lang w:val="en-US"/>
                </w:rPr>
                <w:t>1.a</w:t>
              </w:r>
              <w:proofErr w:type="gramEnd"/>
              <w:r w:rsidRPr="005D2CD6">
                <w:rPr>
                  <w:rStyle w:val="Hyperlink"/>
                  <w:rFonts w:ascii="Calibri" w:hAnsi="Calibri" w:cs="Calibri"/>
                  <w:sz w:val="16"/>
                  <w:lang w:val="en-US"/>
                </w:rPr>
                <w:t>2</w:t>
              </w:r>
            </w:hyperlink>
          </w:p>
          <w:p w14:paraId="0A006820" w14:textId="77777777" w:rsidR="00922585" w:rsidRPr="005D2CD6" w:rsidRDefault="00922585" w:rsidP="00922585">
            <w:pPr>
              <w:rPr>
                <w:rFonts w:ascii="Calibri" w:hAnsi="Calibri" w:cs="Calibri"/>
                <w:sz w:val="16"/>
                <w:lang w:val="en-US"/>
              </w:rPr>
            </w:pPr>
            <w:r w:rsidRPr="005D2CD6">
              <w:rPr>
                <w:rFonts w:ascii="Calibri" w:hAnsi="Calibri" w:cs="Calibri"/>
                <w:sz w:val="16"/>
                <w:lang w:val="en-US"/>
              </w:rPr>
              <w:t xml:space="preserve">   &gt;Possible new title: The structure of isoperimetric bubbles on $&amp;#</w:t>
            </w:r>
            <w:proofErr w:type="gramStart"/>
            <w:r w:rsidRPr="005D2CD6">
              <w:rPr>
                <w:rFonts w:ascii="Calibri" w:hAnsi="Calibri" w:cs="Calibri"/>
                <w:sz w:val="16"/>
                <w:lang w:val="en-US"/>
              </w:rPr>
              <w:t>92;mathbb</w:t>
            </w:r>
            <w:proofErr w:type="gramEnd"/>
            <w:r w:rsidRPr="005D2CD6">
              <w:rPr>
                <w:rFonts w:ascii="Calibri" w:hAnsi="Calibri" w:cs="Calibri"/>
                <w:sz w:val="16"/>
                <w:lang w:val="en-US"/>
              </w:rPr>
              <w:t>{R}^n$ and $&amp;#</w:t>
            </w:r>
            <w:proofErr w:type="gramStart"/>
            <w:r w:rsidRPr="005D2CD6">
              <w:rPr>
                <w:rFonts w:ascii="Calibri" w:hAnsi="Calibri" w:cs="Calibri"/>
                <w:sz w:val="16"/>
                <w:lang w:val="en-US"/>
              </w:rPr>
              <w:t>92;mathbb</w:t>
            </w:r>
            <w:proofErr w:type="gramEnd"/>
            <w:r w:rsidRPr="005D2CD6">
              <w:rPr>
                <w:rFonts w:ascii="Calibri" w:hAnsi="Calibri" w:cs="Calibri"/>
                <w:sz w:val="16"/>
                <w:lang w:val="en-US"/>
              </w:rPr>
              <w:t>{S}^n$</w:t>
            </w:r>
          </w:p>
          <w:p w14:paraId="4CA7588F" w14:textId="77777777" w:rsidR="00922585" w:rsidRPr="005D2CD6" w:rsidRDefault="00922585" w:rsidP="00922585">
            <w:pPr>
              <w:rPr>
                <w:rFonts w:ascii="Calibri" w:hAnsi="Calibri" w:cs="Calibri"/>
                <w:sz w:val="16"/>
                <w:lang w:val="en-US"/>
              </w:rPr>
            </w:pPr>
            <w:r w:rsidRPr="005D2CD6">
              <w:rPr>
                <w:rFonts w:ascii="Calibri" w:hAnsi="Calibri" w:cs="Calibri"/>
                <w:sz w:val="16"/>
                <w:lang w:val="en-US"/>
              </w:rPr>
              <w:t xml:space="preserve">   &gt;Existing old title: The structure of isoperimetric bubbles on # # # CITATION_BOT_PLACEHOLDER_MATHEMATICS 0 # # # and # # # CITATION_BOT_PLACEHOLDER_MATHEMATICS 1 # # #</w:t>
            </w:r>
          </w:p>
          <w:p w14:paraId="54769D92" w14:textId="3E301A7F" w:rsidR="006C048A" w:rsidRPr="00922585" w:rsidRDefault="005D2CD6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5D2CD6">
              <w:rPr>
                <w:rFonts w:ascii="Calibri" w:hAnsi="Calibri" w:cs="Calibri"/>
                <w:sz w:val="16"/>
                <w:lang w:val="en-US"/>
              </w:rPr>
              <w:t>Further investigation needed</w:t>
            </w:r>
          </w:p>
        </w:tc>
      </w:tr>
      <w:tr w:rsidR="006C048A" w:rsidRPr="005D2CD6" w14:paraId="13651468" w14:textId="77777777" w:rsidTr="00F6138C">
        <w:tc>
          <w:tcPr>
            <w:tcW w:w="1159" w:type="pct"/>
          </w:tcPr>
          <w:p w14:paraId="266C49A7" w14:textId="26E0715B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38</w:t>
            </w:r>
          </w:p>
        </w:tc>
        <w:tc>
          <w:tcPr>
            <w:tcW w:w="1521" w:type="pct"/>
          </w:tcPr>
          <w:p w14:paraId="2352424B" w14:textId="0B697E5D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same journal and series (https://en.wikipedia.org/wiki/Special:Diff/1368642122)</w:t>
            </w:r>
          </w:p>
        </w:tc>
        <w:tc>
          <w:tcPr>
            <w:tcW w:w="1159" w:type="pct"/>
          </w:tcPr>
          <w:p w14:paraId="25C5FAAF" w14:textId="69216224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NOT REPRODUCED.</w:t>
            </w:r>
          </w:p>
        </w:tc>
        <w:tc>
          <w:tcPr>
            <w:tcW w:w="1161" w:type="pct"/>
          </w:tcPr>
          <w:p w14:paraId="1A2187D7" w14:textId="007E1B0B" w:rsidR="006C048A" w:rsidRPr="005D2CD6" w:rsidRDefault="005D2CD6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5D2CD6">
              <w:rPr>
                <w:rFonts w:ascii="Calibri" w:hAnsi="Calibri" w:cs="Calibri"/>
                <w:sz w:val="16"/>
                <w:lang w:val="en-US"/>
              </w:rPr>
              <w:t>Way forward unresolved due t</w:t>
            </w:r>
            <w:r>
              <w:rPr>
                <w:rFonts w:ascii="Calibri" w:hAnsi="Calibri" w:cs="Calibri"/>
                <w:sz w:val="16"/>
                <w:lang w:val="en-US"/>
              </w:rPr>
              <w:t>o discussion between users</w:t>
            </w:r>
          </w:p>
        </w:tc>
      </w:tr>
      <w:tr w:rsidR="006C048A" w:rsidRPr="003C4B63" w14:paraId="27439E00" w14:textId="77777777" w:rsidTr="00F6138C">
        <w:tc>
          <w:tcPr>
            <w:tcW w:w="1159" w:type="pct"/>
          </w:tcPr>
          <w:p w14:paraId="27CC9055" w14:textId="77A25DDD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39</w:t>
            </w:r>
          </w:p>
        </w:tc>
        <w:tc>
          <w:tcPr>
            <w:tcW w:w="1521" w:type="pct"/>
          </w:tcPr>
          <w:p w14:paraId="6DC9C958" w14:textId="2AF7DEA6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TBA volume/issue/pages (https://en.wikipedia.org/wiki/Special:Diff/1370511618)</w:t>
            </w:r>
          </w:p>
        </w:tc>
        <w:tc>
          <w:tcPr>
            <w:tcW w:w="1159" w:type="pct"/>
          </w:tcPr>
          <w:p w14:paraId="713E2535" w14:textId="0225476C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FEATURE UNIMPLEMENTED: TBA left unchanged.</w:t>
            </w:r>
          </w:p>
        </w:tc>
        <w:tc>
          <w:tcPr>
            <w:tcW w:w="1161" w:type="pct"/>
          </w:tcPr>
          <w:p w14:paraId="74316D86" w14:textId="1802F99E" w:rsidR="006C048A" w:rsidRPr="003C4B63" w:rsidRDefault="005D2CD6" w:rsidP="006C048A">
            <w:pPr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</w:rPr>
              <w:t xml:space="preserve">Feature </w:t>
            </w:r>
            <w:proofErr w:type="spellStart"/>
            <w:r>
              <w:rPr>
                <w:rFonts w:ascii="Calibri" w:hAnsi="Calibri" w:cs="Calibri"/>
                <w:sz w:val="16"/>
              </w:rPr>
              <w:t>request</w:t>
            </w:r>
            <w:proofErr w:type="spellEnd"/>
          </w:p>
        </w:tc>
      </w:tr>
      <w:tr w:rsidR="006C048A" w:rsidRPr="003C4B63" w14:paraId="369E2F5E" w14:textId="77777777" w:rsidTr="00F6138C">
        <w:tc>
          <w:tcPr>
            <w:tcW w:w="1159" w:type="pct"/>
          </w:tcPr>
          <w:p w14:paraId="68112443" w14:textId="6AFEDB01" w:rsidR="006C048A" w:rsidRPr="003C4B63" w:rsidRDefault="006C048A" w:rsidP="006C048A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>40</w:t>
            </w:r>
          </w:p>
        </w:tc>
        <w:tc>
          <w:tcPr>
            <w:tcW w:w="1521" w:type="pct"/>
          </w:tcPr>
          <w:p w14:paraId="74A91C5E" w14:textId="4E24B86A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cleanup article (https://en.wikipedia.org/wiki/Special:Diff/1375460136),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lastRenderedPageBreak/>
              <w:t>second (https://en.wikipedia.org/wiki/Special:Diff/1375462328)</w:t>
            </w:r>
          </w:p>
        </w:tc>
        <w:tc>
          <w:tcPr>
            <w:tcW w:w="1159" w:type="pct"/>
          </w:tcPr>
          <w:p w14:paraId="16B22FEC" w14:textId="71C38881" w:rsidR="006C048A" w:rsidRPr="00F6138C" w:rsidRDefault="006C048A" w:rsidP="006C048A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lastRenderedPageBreak/>
              <w:t xml:space="preserve">NOT REPRODUCIBLE: </w:t>
            </w:r>
            <w:r w:rsidRPr="00F6138C">
              <w:rPr>
                <w:rFonts w:ascii="Calibri" w:hAnsi="Calibri" w:cs="Calibri"/>
                <w:sz w:val="16"/>
                <w:lang w:val="en-US"/>
              </w:rPr>
              <w:lastRenderedPageBreak/>
              <w:t>placeholder not in linked revisions.</w:t>
            </w:r>
          </w:p>
        </w:tc>
        <w:tc>
          <w:tcPr>
            <w:tcW w:w="1161" w:type="pct"/>
          </w:tcPr>
          <w:p w14:paraId="0E46364F" w14:textId="72C667C9" w:rsidR="006C048A" w:rsidRPr="003C4B63" w:rsidRDefault="005D2CD6" w:rsidP="006C048A">
            <w:pPr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</w:rPr>
              <w:lastRenderedPageBreak/>
              <w:t xml:space="preserve">Feature </w:t>
            </w:r>
            <w:proofErr w:type="spellStart"/>
            <w:r>
              <w:rPr>
                <w:rFonts w:ascii="Calibri" w:hAnsi="Calibri" w:cs="Calibri"/>
                <w:sz w:val="16"/>
              </w:rPr>
              <w:t>request</w:t>
            </w:r>
            <w:proofErr w:type="spellEnd"/>
          </w:p>
        </w:tc>
      </w:tr>
    </w:tbl>
    <w:p w14:paraId="282B5D45" w14:textId="77777777" w:rsidR="003C4B63" w:rsidRDefault="003C4B63">
      <w:pPr>
        <w:rPr>
          <w:rFonts w:ascii="Calibri" w:hAnsi="Calibri"/>
          <w:sz w:val="18"/>
        </w:rPr>
      </w:pPr>
    </w:p>
    <w:p w14:paraId="43262960" w14:textId="2A0E2DEE" w:rsidR="003C4B63" w:rsidRDefault="003C4B63"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Feature </w:t>
      </w:r>
      <w:proofErr w:type="spellStart"/>
      <w:r>
        <w:rPr>
          <w:rFonts w:ascii="Calibri" w:hAnsi="Calibri"/>
          <w:b/>
          <w:sz w:val="28"/>
        </w:rPr>
        <w:t>Requests</w:t>
      </w:r>
      <w:proofErr w:type="spellEnd"/>
    </w:p>
    <w:tbl>
      <w:tblPr>
        <w:tblW w:w="33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7"/>
        <w:gridCol w:w="5177"/>
      </w:tblGrid>
      <w:tr w:rsidR="002423F4" w:rsidRPr="003C4B63" w14:paraId="6B1C8464" w14:textId="77777777" w:rsidTr="002423F4">
        <w:tc>
          <w:tcPr>
            <w:tcW w:w="2500" w:type="pct"/>
          </w:tcPr>
          <w:p w14:paraId="78E25C4A" w14:textId="3DDF40F9" w:rsidR="002423F4" w:rsidRPr="003C4B63" w:rsidRDefault="002423F4">
            <w:pPr>
              <w:rPr>
                <w:rFonts w:ascii="Calibri" w:hAnsi="Calibri" w:cs="Calibri"/>
                <w:b/>
                <w:sz w:val="16"/>
              </w:rPr>
            </w:pPr>
            <w:proofErr w:type="spellStart"/>
            <w:r w:rsidRPr="003C4B63">
              <w:rPr>
                <w:rFonts w:ascii="Calibri" w:hAnsi="Calibri" w:cs="Calibri"/>
                <w:b/>
                <w:sz w:val="16"/>
              </w:rPr>
              <w:t>Request</w:t>
            </w:r>
            <w:proofErr w:type="spellEnd"/>
          </w:p>
        </w:tc>
        <w:tc>
          <w:tcPr>
            <w:tcW w:w="2500" w:type="pct"/>
          </w:tcPr>
          <w:p w14:paraId="1EFB84E3" w14:textId="38CC7144" w:rsidR="002423F4" w:rsidRPr="003C4B63" w:rsidRDefault="002423F4">
            <w:pPr>
              <w:rPr>
                <w:rFonts w:ascii="Calibri" w:hAnsi="Calibri" w:cs="Calibri"/>
                <w:b/>
                <w:sz w:val="16"/>
              </w:rPr>
            </w:pPr>
            <w:proofErr w:type="spellStart"/>
            <w:r w:rsidRPr="003C4B63">
              <w:rPr>
                <w:rFonts w:ascii="Calibri" w:hAnsi="Calibri" w:cs="Calibri"/>
                <w:b/>
                <w:sz w:val="16"/>
              </w:rPr>
              <w:t>Provisional</w:t>
            </w:r>
            <w:proofErr w:type="spellEnd"/>
            <w:r w:rsidRPr="003C4B63">
              <w:rPr>
                <w:rFonts w:ascii="Calibri" w:hAnsi="Calibri" w:cs="Calibri"/>
                <w:b/>
                <w:sz w:val="16"/>
              </w:rPr>
              <w:t xml:space="preserve"> </w:t>
            </w:r>
            <w:proofErr w:type="spellStart"/>
            <w:r w:rsidRPr="003C4B63">
              <w:rPr>
                <w:rFonts w:ascii="Calibri" w:hAnsi="Calibri" w:cs="Calibri"/>
                <w:b/>
                <w:sz w:val="16"/>
              </w:rPr>
              <w:t>finding</w:t>
            </w:r>
            <w:proofErr w:type="spellEnd"/>
          </w:p>
        </w:tc>
      </w:tr>
      <w:tr w:rsidR="002423F4" w:rsidRPr="003C4B63" w14:paraId="6FF165E5" w14:textId="77777777" w:rsidTr="002423F4">
        <w:tc>
          <w:tcPr>
            <w:tcW w:w="2500" w:type="pct"/>
          </w:tcPr>
          <w:p w14:paraId="400FE9CA" w14:textId="33169661" w:rsidR="002423F4" w:rsidRPr="003C4B63" w:rsidRDefault="002423F4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 xml:space="preserve">DOI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to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Who's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Who</w:t>
            </w:r>
            <w:proofErr w:type="spellEnd"/>
          </w:p>
        </w:tc>
        <w:tc>
          <w:tcPr>
            <w:tcW w:w="2500" w:type="pct"/>
          </w:tcPr>
          <w:p w14:paraId="3D88AECB" w14:textId="0493D1F2" w:rsidR="002423F4" w:rsidRPr="00F6138C" w:rsidRDefault="002423F4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No expansion; no implementation found.</w:t>
            </w:r>
          </w:p>
        </w:tc>
      </w:tr>
      <w:tr w:rsidR="002423F4" w:rsidRPr="003C4B63" w14:paraId="0697A992" w14:textId="77777777" w:rsidTr="002423F4">
        <w:tc>
          <w:tcPr>
            <w:tcW w:w="2500" w:type="pct"/>
          </w:tcPr>
          <w:p w14:paraId="1ADEFEBA" w14:textId="69787BA9" w:rsidR="002423F4" w:rsidRPr="00F6138C" w:rsidRDefault="002423F4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Convert cite web to </w:t>
            </w: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BioRef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>/GBIF</w:t>
            </w:r>
          </w:p>
        </w:tc>
        <w:tc>
          <w:tcPr>
            <w:tcW w:w="2500" w:type="pct"/>
          </w:tcPr>
          <w:p w14:paraId="77DED4D9" w14:textId="4E2CF808" w:rsidR="002423F4" w:rsidRPr="003C4B63" w:rsidRDefault="002423F4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 xml:space="preserve">No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implementation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 found.</w:t>
            </w:r>
          </w:p>
        </w:tc>
      </w:tr>
      <w:tr w:rsidR="002423F4" w:rsidRPr="003C4B63" w14:paraId="64E3B782" w14:textId="77777777" w:rsidTr="002423F4">
        <w:tc>
          <w:tcPr>
            <w:tcW w:w="2500" w:type="pct"/>
          </w:tcPr>
          <w:p w14:paraId="03510D3A" w14:textId="2275396C" w:rsidR="002423F4" w:rsidRPr="003C4B63" w:rsidRDefault="002423F4">
            <w:pPr>
              <w:rPr>
                <w:rFonts w:ascii="Calibri" w:hAnsi="Calibri" w:cs="Calibri"/>
                <w:sz w:val="16"/>
              </w:rPr>
            </w:pPr>
            <w:proofErr w:type="spellStart"/>
            <w:r w:rsidRPr="003C4B63">
              <w:rPr>
                <w:rFonts w:ascii="Calibri" w:hAnsi="Calibri" w:cs="Calibri"/>
                <w:sz w:val="16"/>
              </w:rPr>
              <w:t>Crossref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Retraction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 Watch</w:t>
            </w:r>
          </w:p>
        </w:tc>
        <w:tc>
          <w:tcPr>
            <w:tcW w:w="2500" w:type="pct"/>
          </w:tcPr>
          <w:p w14:paraId="57750C9C" w14:textId="0628A401" w:rsidR="002423F4" w:rsidRPr="003C4B63" w:rsidRDefault="002423F4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 xml:space="preserve">No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implementation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 found.</w:t>
            </w:r>
          </w:p>
        </w:tc>
      </w:tr>
      <w:tr w:rsidR="002423F4" w:rsidRPr="003C4B63" w14:paraId="12914E4B" w14:textId="77777777" w:rsidTr="002423F4">
        <w:tc>
          <w:tcPr>
            <w:tcW w:w="2500" w:type="pct"/>
          </w:tcPr>
          <w:p w14:paraId="0F03D9CF" w14:textId="079ADED8" w:rsidR="002423F4" w:rsidRPr="00F6138C" w:rsidRDefault="002423F4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Treat and </w:t>
            </w: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and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 &amp; </w:t>
            </w: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as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 equivalent</w:t>
            </w:r>
          </w:p>
        </w:tc>
        <w:tc>
          <w:tcPr>
            <w:tcW w:w="2500" w:type="pct"/>
          </w:tcPr>
          <w:p w14:paraId="21C79D0A" w14:textId="5B63C368" w:rsidR="002423F4" w:rsidRPr="00F6138C" w:rsidRDefault="002423F4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 xml:space="preserve">Partial normalization in </w:t>
            </w:r>
            <w:proofErr w:type="spellStart"/>
            <w:r w:rsidRPr="00F6138C">
              <w:rPr>
                <w:rFonts w:ascii="Calibri" w:hAnsi="Calibri" w:cs="Calibri"/>
                <w:sz w:val="16"/>
                <w:lang w:val="en-US"/>
              </w:rPr>
              <w:t>TextTools.php</w:t>
            </w:r>
            <w:proofErr w:type="spellEnd"/>
            <w:r w:rsidRPr="00F6138C">
              <w:rPr>
                <w:rFonts w:ascii="Calibri" w:hAnsi="Calibri" w:cs="Calibri"/>
                <w:sz w:val="16"/>
                <w:lang w:val="en-US"/>
              </w:rPr>
              <w:t>; example needs replay.</w:t>
            </w:r>
          </w:p>
        </w:tc>
      </w:tr>
      <w:tr w:rsidR="002423F4" w:rsidRPr="003C4B63" w14:paraId="605F2A1B" w14:textId="77777777" w:rsidTr="002423F4">
        <w:tc>
          <w:tcPr>
            <w:tcW w:w="2500" w:type="pct"/>
          </w:tcPr>
          <w:p w14:paraId="6B75618C" w14:textId="1590ED28" w:rsidR="002423F4" w:rsidRPr="00F6138C" w:rsidRDefault="002423F4">
            <w:pPr>
              <w:rPr>
                <w:rFonts w:ascii="Calibri" w:hAnsi="Calibri" w:cs="Calibri"/>
                <w:sz w:val="16"/>
                <w:lang w:val="en-US"/>
              </w:rPr>
            </w:pPr>
            <w:r w:rsidRPr="00F6138C">
              <w:rPr>
                <w:rFonts w:ascii="Calibri" w:hAnsi="Calibri" w:cs="Calibri"/>
                <w:sz w:val="16"/>
                <w:lang w:val="en-US"/>
              </w:rPr>
              <w:t>Add free scholar.archive.org links</w:t>
            </w:r>
          </w:p>
        </w:tc>
        <w:tc>
          <w:tcPr>
            <w:tcW w:w="2500" w:type="pct"/>
          </w:tcPr>
          <w:p w14:paraId="112C2196" w14:textId="73E6D259" w:rsidR="002423F4" w:rsidRPr="003C4B63" w:rsidRDefault="002423F4">
            <w:pPr>
              <w:rPr>
                <w:rFonts w:ascii="Calibri" w:hAnsi="Calibri" w:cs="Calibri"/>
                <w:sz w:val="16"/>
              </w:rPr>
            </w:pPr>
            <w:r w:rsidRPr="003C4B63">
              <w:rPr>
                <w:rFonts w:ascii="Calibri" w:hAnsi="Calibri" w:cs="Calibri"/>
                <w:sz w:val="16"/>
              </w:rPr>
              <w:t xml:space="preserve">No </w:t>
            </w:r>
            <w:proofErr w:type="spellStart"/>
            <w:r w:rsidRPr="003C4B63">
              <w:rPr>
                <w:rFonts w:ascii="Calibri" w:hAnsi="Calibri" w:cs="Calibri"/>
                <w:sz w:val="16"/>
              </w:rPr>
              <w:t>dedicated</w:t>
            </w:r>
            <w:proofErr w:type="spellEnd"/>
            <w:r w:rsidRPr="003C4B63">
              <w:rPr>
                <w:rFonts w:ascii="Calibri" w:hAnsi="Calibri" w:cs="Calibri"/>
                <w:sz w:val="16"/>
              </w:rPr>
              <w:t xml:space="preserve"> feature found.</w:t>
            </w:r>
          </w:p>
        </w:tc>
      </w:tr>
    </w:tbl>
    <w:p w14:paraId="3B2F8CBC" w14:textId="77777777" w:rsidR="003C4B63" w:rsidRPr="003C4B63" w:rsidRDefault="003C4B63">
      <w:pPr>
        <w:rPr>
          <w:rFonts w:ascii="Calibri" w:hAnsi="Calibri"/>
          <w:sz w:val="18"/>
        </w:rPr>
      </w:pPr>
    </w:p>
    <w:sectPr w:rsidR="003C4B63" w:rsidRPr="003C4B63" w:rsidSect="003C4B63">
      <w:pgSz w:w="16838" w:h="11906" w:orient="landscape"/>
      <w:pgMar w:top="1417" w:right="648" w:bottom="1417" w:left="64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D46EE"/>
    <w:multiLevelType w:val="multilevel"/>
    <w:tmpl w:val="D39E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63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63"/>
    <w:rsid w:val="001B65A2"/>
    <w:rsid w:val="001E7108"/>
    <w:rsid w:val="002423F4"/>
    <w:rsid w:val="002A1972"/>
    <w:rsid w:val="003C4B63"/>
    <w:rsid w:val="003D7F88"/>
    <w:rsid w:val="004E2523"/>
    <w:rsid w:val="005248C1"/>
    <w:rsid w:val="005D2CD6"/>
    <w:rsid w:val="006C048A"/>
    <w:rsid w:val="007C2C9D"/>
    <w:rsid w:val="008E124F"/>
    <w:rsid w:val="00914CE5"/>
    <w:rsid w:val="00922585"/>
    <w:rsid w:val="009D43EF"/>
    <w:rsid w:val="00A87269"/>
    <w:rsid w:val="00B54914"/>
    <w:rsid w:val="00BB02AC"/>
    <w:rsid w:val="00C0072B"/>
    <w:rsid w:val="00D2000A"/>
    <w:rsid w:val="00D273CA"/>
    <w:rsid w:val="00DB068D"/>
    <w:rsid w:val="00DF39A0"/>
    <w:rsid w:val="00E07042"/>
    <w:rsid w:val="00EC6CA1"/>
    <w:rsid w:val="00EE3266"/>
    <w:rsid w:val="00F6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EC2A6"/>
  <w15:chartTrackingRefBased/>
  <w15:docId w15:val="{7D30584B-D583-49BA-8428-F87715B39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C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C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C4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C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C4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C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C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C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C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C4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C4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C4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C4B6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4B6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4B6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4B6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4B6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4B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C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C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C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C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C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C4B6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C4B6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C4B6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C4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C4B6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C4B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D273CA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273CA"/>
    <w:rPr>
      <w:color w:val="605E5C"/>
      <w:shd w:val="clear" w:color="auto" w:fill="E1DFDD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B02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B02A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itorio.unal.edu.co/handle/unal/8144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/index.php?title=User%3ARedalert2fan%2Fsandbox3&amp;diff=1335919165&amp;oldid=13359191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r.library.carleton.ca/pub/457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Template:Cite_boo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x.doi.org/10.4310/ACTA.2025.v234.n1.a2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1655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Klinkenberg</dc:creator>
  <cp:keywords/>
  <dc:description/>
  <cp:lastModifiedBy>Robbie Klinkenberg</cp:lastModifiedBy>
  <cp:revision>18</cp:revision>
  <dcterms:created xsi:type="dcterms:W3CDTF">2026-09-24T08:39:00Z</dcterms:created>
  <dcterms:modified xsi:type="dcterms:W3CDTF">2026-09-24T11:32:00Z</dcterms:modified>
</cp:coreProperties>
</file>